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30"/>
          <w:szCs w:val="30"/>
        </w:rPr>
      </w:pPr>
      <w:bookmarkStart w:colFirst="0" w:colLast="0" w:name="_foagn71v9hsd" w:id="0"/>
      <w:bookmarkEnd w:id="0"/>
      <w:r w:rsidDel="00000000" w:rsidR="00000000" w:rsidRPr="00000000">
        <w:rPr>
          <w:sz w:val="30"/>
          <w:szCs w:val="30"/>
          <w:rtl w:val="0"/>
        </w:rPr>
        <w:t xml:space="preserve">Introduction to the Agentic AI Starter Guide</w:t>
      </w:r>
    </w:p>
    <w:p w:rsidR="00000000" w:rsidDel="00000000" w:rsidP="00000000" w:rsidRDefault="00000000" w:rsidRPr="00000000" w14:paraId="00000002">
      <w:pPr>
        <w:spacing w:after="240" w:before="240" w:lineRule="auto"/>
        <w:rPr/>
      </w:pPr>
      <w:r w:rsidDel="00000000" w:rsidR="00000000" w:rsidRPr="00000000">
        <w:rPr>
          <w:rtl w:val="0"/>
        </w:rPr>
        <w:t xml:space="preserve">Welcome to the </w:t>
      </w:r>
      <w:r w:rsidDel="00000000" w:rsidR="00000000" w:rsidRPr="00000000">
        <w:rPr>
          <w:b w:val="1"/>
          <w:bCs w:val="1"/>
          <w:rtl w:val="0"/>
        </w:rPr>
        <w:t xml:space="preserve">Agentic AI Starter Guide</w:t>
      </w:r>
      <w:r w:rsidDel="00000000" w:rsidR="00000000" w:rsidRPr="00000000">
        <w:rPr>
          <w:rtl w:val="0"/>
        </w:rPr>
        <w:t xml:space="preserve"> — a practical resource for developers and AI enthusiasts who want to understand, design, and build systems leveraging autonomous agents and multi-agent collaboration.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Purpose of this guide:</w:t>
        <w:br w:type="textWrapping"/>
      </w:r>
      <w:r w:rsidDel="00000000" w:rsidR="00000000" w:rsidRPr="00000000">
        <w:rPr>
          <w:rtl w:val="0"/>
        </w:rPr>
        <w:t xml:space="preserve">The guide aims to provide a clear roadmap for understanding the building blocks of agentic AI, including the distinctions between single AI agents and full agentic AI ecosystems, their components, and the communication protocols that enable agents to interact with tools and each other. By the end of this guide, readers will have a foundational understanding of how to design, orchestrate, and manage agents in real-world workflows.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Prerequisites:</w:t>
        <w:br w:type="textWrapping"/>
      </w:r>
      <w:r w:rsidDel="00000000" w:rsidR="00000000" w:rsidRPr="00000000">
        <w:rPr>
          <w:rtl w:val="0"/>
        </w:rPr>
        <w:t xml:space="preserve"> To fully benefit from this guide, readers should have a basic understanding of:</w:t>
      </w:r>
    </w:p>
    <w:p w:rsidR="00000000" w:rsidDel="00000000" w:rsidP="00000000" w:rsidRDefault="00000000" w:rsidRPr="00000000" w14:paraId="00000005">
      <w:pPr>
        <w:numPr>
          <w:ilvl w:val="0"/>
          <w:numId w:val="34"/>
        </w:numPr>
        <w:spacing w:after="0" w:afterAutospacing="0" w:before="240" w:lineRule="auto"/>
        <w:ind w:left="720" w:hanging="360"/>
      </w:pPr>
      <w:r w:rsidDel="00000000" w:rsidR="00000000" w:rsidRPr="00000000">
        <w:rPr>
          <w:b w:val="1"/>
          <w:bCs w:val="1"/>
          <w:rtl w:val="0"/>
        </w:rPr>
        <w:t xml:space="preserve">Large Language Models (LLMs):</w:t>
      </w:r>
      <w:r w:rsidDel="00000000" w:rsidR="00000000" w:rsidRPr="00000000">
        <w:rPr>
          <w:rtl w:val="0"/>
        </w:rPr>
        <w:t xml:space="preserve"> Their role as reasoning engines and decision-makers in AI agents.</w:t>
        <w:br w:type="textWrapping"/>
      </w:r>
    </w:p>
    <w:p w:rsidR="00000000" w:rsidDel="00000000" w:rsidP="00000000" w:rsidRDefault="00000000" w:rsidRPr="00000000" w14:paraId="00000006">
      <w:pPr>
        <w:numPr>
          <w:ilvl w:val="0"/>
          <w:numId w:val="34"/>
        </w:numPr>
        <w:spacing w:after="0" w:afterAutospacing="0" w:before="0" w:beforeAutospacing="0" w:lineRule="auto"/>
        <w:ind w:left="720" w:hanging="360"/>
      </w:pPr>
      <w:r w:rsidDel="00000000" w:rsidR="00000000" w:rsidRPr="00000000">
        <w:rPr>
          <w:b w:val="1"/>
          <w:bCs w:val="1"/>
          <w:rtl w:val="0"/>
        </w:rPr>
        <w:t xml:space="preserve">APIs and external tools:</w:t>
      </w:r>
      <w:r w:rsidDel="00000000" w:rsidR="00000000" w:rsidRPr="00000000">
        <w:rPr>
          <w:rtl w:val="0"/>
        </w:rPr>
        <w:t xml:space="preserve"> How AI systems interact with external data and services. (At basic level)</w:t>
        <w:br w:type="textWrapping"/>
      </w:r>
    </w:p>
    <w:p w:rsidR="00000000" w:rsidDel="00000000" w:rsidP="00000000" w:rsidRDefault="00000000" w:rsidRPr="00000000" w14:paraId="00000007">
      <w:pPr>
        <w:numPr>
          <w:ilvl w:val="0"/>
          <w:numId w:val="34"/>
        </w:numPr>
        <w:spacing w:after="240" w:before="0" w:beforeAutospacing="0" w:lineRule="auto"/>
        <w:ind w:left="720" w:hanging="360"/>
      </w:pPr>
      <w:r w:rsidDel="00000000" w:rsidR="00000000" w:rsidRPr="00000000">
        <w:rPr>
          <w:b w:val="1"/>
          <w:bCs w:val="1"/>
          <w:rtl w:val="0"/>
        </w:rPr>
        <w:t xml:space="preserve">Programming fundamentals:</w:t>
      </w:r>
      <w:r w:rsidDel="00000000" w:rsidR="00000000" w:rsidRPr="00000000">
        <w:rPr>
          <w:rtl w:val="0"/>
        </w:rPr>
        <w:t xml:space="preserve"> Familiarity with Python or similar languages for implementing agents. (For hands-on experience)</w:t>
        <w:br w:type="textWrapping"/>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What this document covers:</w:t>
      </w:r>
    </w:p>
    <w:p w:rsidR="00000000" w:rsidDel="00000000" w:rsidP="00000000" w:rsidRDefault="00000000" w:rsidRPr="00000000" w14:paraId="00000009">
      <w:pPr>
        <w:numPr>
          <w:ilvl w:val="0"/>
          <w:numId w:val="40"/>
        </w:numPr>
        <w:spacing w:after="0" w:afterAutospacing="0" w:before="240" w:lineRule="auto"/>
        <w:ind w:left="720" w:hanging="360"/>
      </w:pPr>
      <w:r w:rsidDel="00000000" w:rsidR="00000000" w:rsidRPr="00000000">
        <w:rPr>
          <w:b w:val="1"/>
          <w:bCs w:val="1"/>
          <w:rtl w:val="0"/>
        </w:rPr>
        <w:t xml:space="preserve">Agentic Nuances:</w:t>
      </w:r>
      <w:r w:rsidDel="00000000" w:rsidR="00000000" w:rsidRPr="00000000">
        <w:rPr>
          <w:rtl w:val="0"/>
        </w:rPr>
        <w:t xml:space="preserve"> Clear distinctions between a single AI agent, multi-agent workflows, and agentic AI, including when agentic AI is appropriate versus overkill.</w:t>
        <w:br w:type="textWrapping"/>
      </w:r>
    </w:p>
    <w:p w:rsidR="00000000" w:rsidDel="00000000" w:rsidP="00000000" w:rsidRDefault="00000000" w:rsidRPr="00000000" w14:paraId="0000000A">
      <w:pPr>
        <w:numPr>
          <w:ilvl w:val="0"/>
          <w:numId w:val="40"/>
        </w:numPr>
        <w:spacing w:after="0" w:afterAutospacing="0" w:before="0" w:beforeAutospacing="0" w:lineRule="auto"/>
        <w:ind w:left="720" w:hanging="360"/>
      </w:pPr>
      <w:r w:rsidDel="00000000" w:rsidR="00000000" w:rsidRPr="00000000">
        <w:rPr>
          <w:b w:val="1"/>
          <w:bCs w:val="1"/>
          <w:rtl w:val="0"/>
        </w:rPr>
        <w:t xml:space="preserve">Core Components of Agentic AI:</w:t>
      </w:r>
      <w:r w:rsidDel="00000000" w:rsidR="00000000" w:rsidRPr="00000000">
        <w:rPr>
          <w:rtl w:val="0"/>
        </w:rPr>
        <w:t xml:space="preserve"> Detailed explanation of agents, tools, memory, reasoning loops, input/output layers, and validation mechanisms.</w:t>
        <w:br w:type="textWrapping"/>
      </w:r>
    </w:p>
    <w:p w:rsidR="00000000" w:rsidDel="00000000" w:rsidP="00000000" w:rsidRDefault="00000000" w:rsidRPr="00000000" w14:paraId="0000000B">
      <w:pPr>
        <w:numPr>
          <w:ilvl w:val="0"/>
          <w:numId w:val="40"/>
        </w:numPr>
        <w:spacing w:after="0" w:afterAutospacing="0" w:before="0" w:beforeAutospacing="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 Overview of MCP (Model Context Protocol) and A2A (Agent-to-Agent orchestration) and their roles in enabling reliable tool and agent interactions.</w:t>
        <w:br w:type="textWrapping"/>
      </w:r>
    </w:p>
    <w:p w:rsidR="00000000" w:rsidDel="00000000" w:rsidP="00000000" w:rsidRDefault="00000000" w:rsidRPr="00000000" w14:paraId="0000000C">
      <w:pPr>
        <w:numPr>
          <w:ilvl w:val="0"/>
          <w:numId w:val="40"/>
        </w:numPr>
        <w:spacing w:after="240" w:before="0" w:beforeAutospacing="0" w:lineRule="auto"/>
        <w:ind w:left="720" w:hanging="360"/>
      </w:pPr>
      <w:r w:rsidDel="00000000" w:rsidR="00000000" w:rsidRPr="00000000">
        <w:rPr>
          <w:b w:val="1"/>
          <w:bCs w:val="1"/>
          <w:rtl w:val="0"/>
        </w:rPr>
        <w:t xml:space="preserve">Agentic AI Platforms:</w:t>
      </w:r>
      <w:r w:rsidDel="00000000" w:rsidR="00000000" w:rsidRPr="00000000">
        <w:rPr>
          <w:rtl w:val="0"/>
        </w:rPr>
        <w:t xml:space="preserve"> Introduction to platforms that support agent creation, orchestration, memory management, and workflow execution, along with essential features categorized by must-have, should-have, and could-have.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guide is designed as a </w:t>
      </w:r>
      <w:r w:rsidDel="00000000" w:rsidR="00000000" w:rsidRPr="00000000">
        <w:rPr>
          <w:b w:val="1"/>
          <w:bCs w:val="1"/>
          <w:rtl w:val="0"/>
        </w:rPr>
        <w:t xml:space="preserve">hands-on reference</w:t>
      </w:r>
      <w:r w:rsidDel="00000000" w:rsidR="00000000" w:rsidRPr="00000000">
        <w:rPr>
          <w:rtl w:val="0"/>
        </w:rPr>
        <w:t xml:space="preserve"> for anyone starting their journey in agentic AI, providing both conceptual clarity and practical guidance for implementing multi-agent, tool-enabled systems.</w:t>
      </w:r>
    </w:p>
    <w:p w:rsidR="00000000" w:rsidDel="00000000" w:rsidP="00000000" w:rsidRDefault="00000000" w:rsidRPr="00000000" w14:paraId="0000000E">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4poanhw3a5e" w:id="1"/>
      <w:bookmarkEnd w:id="1"/>
      <w:r w:rsidDel="00000000" w:rsidR="00000000" w:rsidRPr="00000000">
        <w:rPr>
          <w:b w:val="1"/>
          <w:bCs w:val="1"/>
          <w:color w:val="000000"/>
          <w:sz w:val="26"/>
          <w:szCs w:val="26"/>
          <w:rtl w:val="0"/>
        </w:rPr>
        <w:t xml:space="preserve">Agentic Nuances – Introduction</w:t>
      </w:r>
    </w:p>
    <w:p w:rsidR="00000000" w:rsidDel="00000000" w:rsidP="00000000" w:rsidRDefault="00000000" w:rsidRPr="00000000" w14:paraId="00000010">
      <w:pPr>
        <w:spacing w:after="240" w:before="240" w:lineRule="auto"/>
        <w:rPr/>
      </w:pPr>
      <w:r w:rsidDel="00000000" w:rsidR="00000000" w:rsidRPr="00000000">
        <w:rPr>
          <w:rtl w:val="0"/>
        </w:rPr>
        <w:t xml:space="preserve">As AI systems evolve, the terminology around </w:t>
      </w:r>
      <w:r w:rsidDel="00000000" w:rsidR="00000000" w:rsidRPr="00000000">
        <w:rPr>
          <w:b w:val="1"/>
          <w:bCs w:val="1"/>
          <w:rtl w:val="0"/>
        </w:rPr>
        <w:t xml:space="preserve">agents</w:t>
      </w:r>
      <w:r w:rsidDel="00000000" w:rsidR="00000000" w:rsidRPr="00000000">
        <w:rPr>
          <w:rtl w:val="0"/>
        </w:rPr>
        <w:t xml:space="preserve"> and </w:t>
      </w:r>
      <w:r w:rsidDel="00000000" w:rsidR="00000000" w:rsidRPr="00000000">
        <w:rPr>
          <w:b w:val="1"/>
          <w:bCs w:val="1"/>
          <w:rtl w:val="0"/>
        </w:rPr>
        <w:t xml:space="preserve">agentic AI</w:t>
      </w:r>
      <w:r w:rsidDel="00000000" w:rsidR="00000000" w:rsidRPr="00000000">
        <w:rPr>
          <w:rtl w:val="0"/>
        </w:rPr>
        <w:t xml:space="preserve"> can be confusing. A single AI agent is typically a specialized system—often powered by an LLM—that performs tasks autonomously using tools and reasoning. </w:t>
      </w:r>
      <w:r w:rsidDel="00000000" w:rsidR="00000000" w:rsidRPr="00000000">
        <w:rPr>
          <w:b w:val="1"/>
          <w:bCs w:val="1"/>
          <w:rtl w:val="0"/>
        </w:rPr>
        <w:t xml:space="preserve">Agentic AI</w:t>
      </w:r>
      <w:r w:rsidDel="00000000" w:rsidR="00000000" w:rsidRPr="00000000">
        <w:rPr>
          <w:rtl w:val="0"/>
        </w:rPr>
        <w:t xml:space="preserve">, on the other hand, refers to an ecosystem of multiple such agents, orchestrated together to achieve complex, multi-step goals.</w:t>
      </w:r>
    </w:p>
    <w:p w:rsidR="00000000" w:rsidDel="00000000" w:rsidP="00000000" w:rsidRDefault="00000000" w:rsidRPr="00000000" w14:paraId="00000011">
      <w:pPr>
        <w:spacing w:after="240" w:before="240" w:lineRule="auto"/>
        <w:rPr/>
      </w:pPr>
      <w:r w:rsidDel="00000000" w:rsidR="00000000" w:rsidRPr="00000000">
        <w:rPr>
          <w:rtl w:val="0"/>
        </w:rPr>
        <w:t xml:space="preserve">It’s important to distinguish these concepts: not every task requires a full agentic AI system. Multi-agent workflows may appear agentic, but if the agents simply execute a fixed sequence without autonomous decision-making or collaboration, it is </w:t>
      </w:r>
      <w:r w:rsidDel="00000000" w:rsidR="00000000" w:rsidRPr="00000000">
        <w:rPr>
          <w:b w:val="1"/>
          <w:bCs w:val="1"/>
          <w:rtl w:val="0"/>
        </w:rPr>
        <w:t xml:space="preserve">not truly agentic AI</w:t>
      </w:r>
      <w:r w:rsidDel="00000000" w:rsidR="00000000" w:rsidRPr="00000000">
        <w:rPr>
          <w:rtl w:val="0"/>
        </w:rPr>
        <w:t xml:space="preserve">. Understanding these nuances helps teams decide when a lightweight single-agent approach is sufficient versus when the complexity of a full agentic system is justified.</w:t>
      </w:r>
    </w:p>
    <w:p w:rsidR="00000000" w:rsidDel="00000000" w:rsidP="00000000" w:rsidRDefault="00000000" w:rsidRPr="00000000" w14:paraId="00000012">
      <w:pPr>
        <w:rPr>
          <w:b w:val="1"/>
          <w:bCs w:val="1"/>
        </w:rPr>
      </w:pPr>
      <w:r w:rsidDel="00000000" w:rsidR="00000000" w:rsidRPr="00000000">
        <w:rPr>
          <w:b w:val="1"/>
          <w:bCs w:val="1"/>
          <w:rtl w:val="0"/>
        </w:rPr>
        <w:t xml:space="preserve">Not all agents = agentic AI</w:t>
      </w:r>
    </w:p>
    <w:p w:rsidR="00000000" w:rsidDel="00000000" w:rsidP="00000000" w:rsidRDefault="00000000" w:rsidRPr="00000000" w14:paraId="00000013">
      <w:pPr>
        <w:numPr>
          <w:ilvl w:val="0"/>
          <w:numId w:val="22"/>
        </w:numPr>
        <w:spacing w:after="240" w:before="240" w:lineRule="auto"/>
        <w:ind w:left="720" w:hanging="360"/>
      </w:pPr>
      <w:r w:rsidDel="00000000" w:rsidR="00000000" w:rsidRPr="00000000">
        <w:rPr>
          <w:rtl w:val="0"/>
        </w:rPr>
        <w:t xml:space="preserve">A single agent performing tasks autonomously is </w:t>
      </w:r>
      <w:r w:rsidDel="00000000" w:rsidR="00000000" w:rsidRPr="00000000">
        <w:rPr>
          <w:b w:val="1"/>
          <w:bCs w:val="1"/>
          <w:rtl w:val="0"/>
        </w:rPr>
        <w:t xml:space="preserve">just an agent</w:t>
      </w:r>
      <w:r w:rsidDel="00000000" w:rsidR="00000000" w:rsidRPr="00000000">
        <w:rPr>
          <w:rtl w:val="0"/>
        </w:rPr>
        <w:t xml:space="preserve">, not an agentic system.</w:t>
        <w:br w:type="textWrapping"/>
      </w:r>
    </w:p>
    <w:p w:rsidR="00000000" w:rsidDel="00000000" w:rsidP="00000000" w:rsidRDefault="00000000" w:rsidRPr="00000000" w14:paraId="00000014">
      <w:pPr>
        <w:rPr>
          <w:b w:val="1"/>
          <w:bCs w:val="1"/>
        </w:rPr>
      </w:pPr>
      <w:r w:rsidDel="00000000" w:rsidR="00000000" w:rsidRPr="00000000">
        <w:rPr>
          <w:b w:val="1"/>
          <w:bCs w:val="1"/>
          <w:rtl w:val="0"/>
        </w:rPr>
        <w:t xml:space="preserve">Multi-agent workflows aren’t automatically agentic AI</w:t>
      </w:r>
    </w:p>
    <w:p w:rsidR="00000000" w:rsidDel="00000000" w:rsidP="00000000" w:rsidRDefault="00000000" w:rsidRPr="00000000" w14:paraId="00000015">
      <w:pPr>
        <w:numPr>
          <w:ilvl w:val="0"/>
          <w:numId w:val="53"/>
        </w:numPr>
        <w:spacing w:after="240" w:before="240" w:lineRule="auto"/>
        <w:ind w:left="720" w:hanging="360"/>
      </w:pPr>
      <w:r w:rsidDel="00000000" w:rsidR="00000000" w:rsidRPr="00000000">
        <w:rPr>
          <w:rtl w:val="0"/>
        </w:rPr>
        <w:t xml:space="preserve">If agents follow a </w:t>
      </w:r>
      <w:r w:rsidDel="00000000" w:rsidR="00000000" w:rsidRPr="00000000">
        <w:rPr>
          <w:b w:val="1"/>
          <w:bCs w:val="1"/>
          <w:rtl w:val="0"/>
        </w:rPr>
        <w:t xml:space="preserve">fixed sequence</w:t>
      </w:r>
      <w:r w:rsidDel="00000000" w:rsidR="00000000" w:rsidRPr="00000000">
        <w:rPr>
          <w:rtl w:val="0"/>
        </w:rPr>
        <w:t xml:space="preserve"> without autonomous decision-making, it’s workflow automation, not true agentic intelligence.</w:t>
        <w:br w:type="textWrapping"/>
      </w:r>
    </w:p>
    <w:p w:rsidR="00000000" w:rsidDel="00000000" w:rsidP="00000000" w:rsidRDefault="00000000" w:rsidRPr="00000000" w14:paraId="00000016">
      <w:pPr>
        <w:rPr>
          <w:b w:val="1"/>
          <w:bCs w:val="1"/>
        </w:rPr>
      </w:pPr>
      <w:r w:rsidDel="00000000" w:rsidR="00000000" w:rsidRPr="00000000">
        <w:rPr>
          <w:b w:val="1"/>
          <w:bCs w:val="1"/>
          <w:rtl w:val="0"/>
        </w:rPr>
        <w:t xml:space="preserve">Agentic AI requires autonomy, reasoning, and collaboration</w:t>
      </w:r>
    </w:p>
    <w:p w:rsidR="00000000" w:rsidDel="00000000" w:rsidP="00000000" w:rsidRDefault="00000000" w:rsidRPr="00000000" w14:paraId="00000017">
      <w:pPr>
        <w:numPr>
          <w:ilvl w:val="0"/>
          <w:numId w:val="21"/>
        </w:numPr>
        <w:spacing w:after="240" w:before="240" w:lineRule="auto"/>
        <w:ind w:left="720" w:hanging="360"/>
      </w:pPr>
      <w:r w:rsidDel="00000000" w:rsidR="00000000" w:rsidRPr="00000000">
        <w:rPr>
          <w:rtl w:val="0"/>
        </w:rPr>
        <w:t xml:space="preserve">Agents should be able to </w:t>
      </w:r>
      <w:r w:rsidDel="00000000" w:rsidR="00000000" w:rsidRPr="00000000">
        <w:rPr>
          <w:b w:val="1"/>
          <w:bCs w:val="1"/>
          <w:rtl w:val="0"/>
        </w:rPr>
        <w:t xml:space="preserve">choose tools, decide order of actions, and share knowledge</w:t>
      </w:r>
      <w:r w:rsidDel="00000000" w:rsidR="00000000" w:rsidRPr="00000000">
        <w:rPr>
          <w:rtl w:val="0"/>
        </w:rPr>
        <w:t xml:space="preserve"> to solve complex tasks.</w:t>
        <w:br w:type="textWrapping"/>
      </w:r>
    </w:p>
    <w:p w:rsidR="00000000" w:rsidDel="00000000" w:rsidP="00000000" w:rsidRDefault="00000000" w:rsidRPr="00000000" w14:paraId="00000018">
      <w:pPr>
        <w:rPr>
          <w:b w:val="1"/>
          <w:bCs w:val="1"/>
        </w:rPr>
      </w:pPr>
      <w:r w:rsidDel="00000000" w:rsidR="00000000" w:rsidRPr="00000000">
        <w:rPr>
          <w:b w:val="1"/>
          <w:bCs w:val="1"/>
          <w:rtl w:val="0"/>
        </w:rPr>
        <w:t xml:space="preserve">Use single agents when tasks are simple or linear</w:t>
      </w:r>
    </w:p>
    <w:p w:rsidR="00000000" w:rsidDel="00000000" w:rsidP="00000000" w:rsidRDefault="00000000" w:rsidRPr="00000000" w14:paraId="00000019">
      <w:pPr>
        <w:numPr>
          <w:ilvl w:val="0"/>
          <w:numId w:val="62"/>
        </w:numPr>
        <w:spacing w:after="240" w:before="240" w:lineRule="auto"/>
        <w:ind w:left="720" w:hanging="360"/>
      </w:pPr>
      <w:r w:rsidDel="00000000" w:rsidR="00000000" w:rsidRPr="00000000">
        <w:rPr>
          <w:rtl w:val="0"/>
        </w:rPr>
        <w:t xml:space="preserve">Example: answering FAQs, simple retrieval tasks, or one-step API calls.</w:t>
        <w:br w:type="textWrapping"/>
      </w:r>
    </w:p>
    <w:p w:rsidR="00000000" w:rsidDel="00000000" w:rsidP="00000000" w:rsidRDefault="00000000" w:rsidRPr="00000000" w14:paraId="0000001A">
      <w:pPr>
        <w:rPr>
          <w:b w:val="1"/>
          <w:bCs w:val="1"/>
        </w:rPr>
      </w:pPr>
      <w:r w:rsidDel="00000000" w:rsidR="00000000" w:rsidRPr="00000000">
        <w:rPr>
          <w:b w:val="1"/>
          <w:bCs w:val="1"/>
          <w:rtl w:val="0"/>
        </w:rPr>
        <w:t xml:space="preserve">Use agentic AI when tasks are multi-step, open-ended, or involve multiple domains</w:t>
      </w:r>
    </w:p>
    <w:p w:rsidR="00000000" w:rsidDel="00000000" w:rsidP="00000000" w:rsidRDefault="00000000" w:rsidRPr="00000000" w14:paraId="0000001B">
      <w:pPr>
        <w:numPr>
          <w:ilvl w:val="0"/>
          <w:numId w:val="4"/>
        </w:numPr>
        <w:spacing w:after="240" w:before="240" w:lineRule="auto"/>
        <w:ind w:left="720" w:hanging="360"/>
      </w:pPr>
      <w:r w:rsidDel="00000000" w:rsidR="00000000" w:rsidRPr="00000000">
        <w:rPr>
          <w:rtl w:val="0"/>
        </w:rPr>
        <w:t xml:space="preserve">Example: planning a business trip with flights, hotels, meetings, and budget analysis.</w:t>
        <w:br w:type="textWrapping"/>
      </w:r>
    </w:p>
    <w:p w:rsidR="00000000" w:rsidDel="00000000" w:rsidP="00000000" w:rsidRDefault="00000000" w:rsidRPr="00000000" w14:paraId="0000001C">
      <w:pPr>
        <w:rPr>
          <w:b w:val="1"/>
          <w:bCs w:val="1"/>
        </w:rPr>
      </w:pPr>
      <w:r w:rsidDel="00000000" w:rsidR="00000000" w:rsidRPr="00000000">
        <w:rPr>
          <w:b w:val="1"/>
          <w:bCs w:val="1"/>
          <w:rtl w:val="0"/>
        </w:rPr>
        <w:t xml:space="preserve">Beware of over-engineering</w:t>
      </w:r>
    </w:p>
    <w:p w:rsidR="00000000" w:rsidDel="00000000" w:rsidP="00000000" w:rsidRDefault="00000000" w:rsidRPr="00000000" w14:paraId="0000001D">
      <w:pPr>
        <w:numPr>
          <w:ilvl w:val="0"/>
          <w:numId w:val="37"/>
        </w:numPr>
        <w:spacing w:after="240" w:before="240" w:lineRule="auto"/>
        <w:ind w:left="720" w:hanging="360"/>
      </w:pPr>
      <w:r w:rsidDel="00000000" w:rsidR="00000000" w:rsidRPr="00000000">
        <w:rPr>
          <w:rtl w:val="0"/>
        </w:rPr>
        <w:t xml:space="preserve">Implementing agentic AI for simple tasks adds unnecessary complexity, latency, and maintenance overhead.</w:t>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jnwo0c38a7w" w:id="2"/>
      <w:bookmarkEnd w:id="2"/>
      <w:r w:rsidDel="00000000" w:rsidR="00000000" w:rsidRPr="00000000">
        <w:rPr>
          <w:b w:val="1"/>
          <w:bCs w:val="1"/>
          <w:sz w:val="34"/>
          <w:szCs w:val="34"/>
          <w:rtl w:val="0"/>
        </w:rPr>
        <w:t xml:space="preserve">AI Agent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An </w:t>
      </w:r>
      <w:r w:rsidDel="00000000" w:rsidR="00000000" w:rsidRPr="00000000">
        <w:rPr>
          <w:b w:val="1"/>
          <w:bCs w:val="1"/>
          <w:rtl w:val="0"/>
        </w:rPr>
        <w:t xml:space="preserve">AI agent</w:t>
      </w:r>
      <w:r w:rsidDel="00000000" w:rsidR="00000000" w:rsidRPr="00000000">
        <w:rPr>
          <w:rtl w:val="0"/>
        </w:rPr>
        <w:t xml:space="preserve"> is a single autonomous system that can perceive its environment, make decisions, and act to achieve a goal.</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22">
      <w:pPr>
        <w:numPr>
          <w:ilvl w:val="0"/>
          <w:numId w:val="102"/>
        </w:numPr>
        <w:spacing w:after="0" w:afterAutospacing="0" w:before="240" w:lineRule="auto"/>
        <w:ind w:left="720" w:hanging="360"/>
      </w:pPr>
      <w:r w:rsidDel="00000000" w:rsidR="00000000" w:rsidRPr="00000000">
        <w:rPr>
          <w:rtl w:val="0"/>
        </w:rPr>
        <w:t xml:space="preserve">Usually </w:t>
      </w:r>
      <w:r w:rsidDel="00000000" w:rsidR="00000000" w:rsidRPr="00000000">
        <w:rPr>
          <w:b w:val="1"/>
          <w:bCs w:val="1"/>
          <w:rtl w:val="0"/>
        </w:rPr>
        <w:t xml:space="preserve">single-agent</w:t>
      </w:r>
      <w:r w:rsidDel="00000000" w:rsidR="00000000" w:rsidRPr="00000000">
        <w:rPr>
          <w:rtl w:val="0"/>
        </w:rPr>
        <w:t xml:space="preserve"> (one LLM or decision-making system).</w:t>
        <w:br w:type="textWrapping"/>
      </w:r>
    </w:p>
    <w:p w:rsidR="00000000" w:rsidDel="00000000" w:rsidP="00000000" w:rsidRDefault="00000000" w:rsidRPr="00000000" w14:paraId="00000023">
      <w:pPr>
        <w:numPr>
          <w:ilvl w:val="0"/>
          <w:numId w:val="102"/>
        </w:numPr>
        <w:spacing w:after="0" w:afterAutospacing="0" w:before="0" w:beforeAutospacing="0" w:lineRule="auto"/>
        <w:ind w:left="720" w:hanging="360"/>
      </w:pPr>
      <w:r w:rsidDel="00000000" w:rsidR="00000000" w:rsidRPr="00000000">
        <w:rPr>
          <w:rtl w:val="0"/>
        </w:rPr>
        <w:t xml:space="preserve">Can call </w:t>
      </w:r>
      <w:r w:rsidDel="00000000" w:rsidR="00000000" w:rsidRPr="00000000">
        <w:rPr>
          <w:b w:val="1"/>
          <w:bCs w:val="1"/>
          <w:rtl w:val="0"/>
        </w:rPr>
        <w:t xml:space="preserve">tools/APIs</w:t>
      </w:r>
      <w:r w:rsidDel="00000000" w:rsidR="00000000" w:rsidRPr="00000000">
        <w:rPr>
          <w:rtl w:val="0"/>
        </w:rPr>
        <w:t xml:space="preserve"> to act in the world.</w:t>
        <w:br w:type="textWrapping"/>
      </w:r>
    </w:p>
    <w:p w:rsidR="00000000" w:rsidDel="00000000" w:rsidP="00000000" w:rsidRDefault="00000000" w:rsidRPr="00000000" w14:paraId="00000024">
      <w:pPr>
        <w:numPr>
          <w:ilvl w:val="0"/>
          <w:numId w:val="102"/>
        </w:numPr>
        <w:spacing w:after="0" w:afterAutospacing="0" w:before="0" w:beforeAutospacing="0" w:lineRule="auto"/>
        <w:ind w:left="720" w:hanging="360"/>
      </w:pPr>
      <w:r w:rsidDel="00000000" w:rsidR="00000000" w:rsidRPr="00000000">
        <w:rPr>
          <w:rtl w:val="0"/>
        </w:rPr>
        <w:t xml:space="preserve">May or may not have memory; typically handles </w:t>
      </w:r>
      <w:r w:rsidDel="00000000" w:rsidR="00000000" w:rsidRPr="00000000">
        <w:rPr>
          <w:b w:val="1"/>
          <w:bCs w:val="1"/>
          <w:rtl w:val="0"/>
        </w:rPr>
        <w:t xml:space="preserve">short-term context</w:t>
      </w:r>
      <w:r w:rsidDel="00000000" w:rsidR="00000000" w:rsidRPr="00000000">
        <w:rPr>
          <w:rtl w:val="0"/>
        </w:rPr>
        <w:t xml:space="preserve">.</w:t>
        <w:br w:type="textWrapping"/>
      </w:r>
    </w:p>
    <w:p w:rsidR="00000000" w:rsidDel="00000000" w:rsidP="00000000" w:rsidRDefault="00000000" w:rsidRPr="00000000" w14:paraId="00000025">
      <w:pPr>
        <w:numPr>
          <w:ilvl w:val="0"/>
          <w:numId w:val="102"/>
        </w:numPr>
        <w:spacing w:after="240" w:before="0" w:beforeAutospacing="0" w:lineRule="auto"/>
        <w:ind w:left="720" w:hanging="360"/>
      </w:pPr>
      <w:r w:rsidDel="00000000" w:rsidR="00000000" w:rsidRPr="00000000">
        <w:rPr>
          <w:rtl w:val="0"/>
        </w:rPr>
        <w:t xml:space="preserve">Goal-directed, but usually </w:t>
      </w:r>
      <w:r w:rsidDel="00000000" w:rsidR="00000000" w:rsidRPr="00000000">
        <w:rPr>
          <w:b w:val="1"/>
          <w:bCs w:val="1"/>
          <w:rtl w:val="0"/>
        </w:rPr>
        <w:t xml:space="preserve">narrow in scope</w:t>
      </w:r>
      <w:r w:rsidDel="00000000" w:rsidR="00000000" w:rsidRPr="00000000">
        <w:rPr>
          <w:rtl w:val="0"/>
        </w:rPr>
        <w:t xml:space="preserve">.</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Examples / Use Cases:</w:t>
      </w:r>
    </w:p>
    <w:tbl>
      <w:tblPr>
        <w:tblStyle w:val="Table1"/>
        <w:tblW w:w="8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00"/>
        <w:gridCol w:w="5285"/>
        <w:tblGridChange w:id="0">
          <w:tblGrid>
            <w:gridCol w:w="3500"/>
            <w:gridCol w:w="5285"/>
          </w:tblGrid>
        </w:tblGridChange>
      </w:tblGrid>
      <w:tr>
        <w:trPr>
          <w:cantSplit w:val="0"/>
          <w:trHeight w:val="500" w:hRule="atLeast"/>
          <w:tblHeader w:val="0"/>
        </w:trPr>
        <w:tc>
          <w:tcPr/>
          <w:p w:rsidR="00000000" w:rsidDel="00000000" w:rsidP="00000000" w:rsidRDefault="00000000" w:rsidRPr="00000000" w14:paraId="00000027">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b w:val="1"/>
                <w:bCs w:val="1"/>
                <w:rtl w:val="0"/>
              </w:rPr>
              <w:t xml:space="preserve">Why a simple AI agent is enough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9">
            <w:pPr>
              <w:rPr/>
            </w:pPr>
            <w:r w:rsidDel="00000000" w:rsidR="00000000" w:rsidRPr="00000000">
              <w:rPr>
                <w:rtl w:val="0"/>
              </w:rPr>
              <w:t xml:space="preserve">Chatbot answering FAQs</w:t>
            </w:r>
          </w:p>
        </w:tc>
        <w:tc>
          <w:tcPr/>
          <w:p w:rsidR="00000000" w:rsidDel="00000000" w:rsidP="00000000" w:rsidRDefault="00000000" w:rsidRPr="00000000" w14:paraId="0000002A">
            <w:pPr>
              <w:rPr/>
            </w:pPr>
            <w:r w:rsidDel="00000000" w:rsidR="00000000" w:rsidRPr="00000000">
              <w:rPr>
                <w:rtl w:val="0"/>
              </w:rPr>
              <w:t xml:space="preserve">Only needs context of current conversation</w:t>
            </w:r>
          </w:p>
        </w:tc>
      </w:tr>
      <w:tr>
        <w:trPr>
          <w:cantSplit w:val="0"/>
          <w:trHeight w:val="500" w:hRule="atLeast"/>
          <w:tblHeader w:val="0"/>
        </w:trPr>
        <w:tc>
          <w:tcPr/>
          <w:p w:rsidR="00000000" w:rsidDel="00000000" w:rsidP="00000000" w:rsidRDefault="00000000" w:rsidRPr="00000000" w14:paraId="0000002B">
            <w:pPr>
              <w:rPr/>
            </w:pPr>
            <w:r w:rsidDel="00000000" w:rsidR="00000000" w:rsidRPr="00000000">
              <w:rPr>
                <w:rtl w:val="0"/>
              </w:rPr>
              <w:t xml:space="preserve">Summarizing a document</w:t>
            </w:r>
          </w:p>
        </w:tc>
        <w:tc>
          <w:tcPr/>
          <w:p w:rsidR="00000000" w:rsidDel="00000000" w:rsidP="00000000" w:rsidRDefault="00000000" w:rsidRPr="00000000" w14:paraId="0000002C">
            <w:pPr>
              <w:rPr/>
            </w:pPr>
            <w:r w:rsidDel="00000000" w:rsidR="00000000" w:rsidRPr="00000000">
              <w:rPr>
                <w:rtl w:val="0"/>
              </w:rPr>
              <w:t xml:space="preserve">Single LLM call; output deterministic</w:t>
            </w:r>
          </w:p>
        </w:tc>
      </w:tr>
      <w:tr>
        <w:trPr>
          <w:cantSplit w:val="0"/>
          <w:trHeight w:val="500" w:hRule="atLeast"/>
          <w:tblHeader w:val="0"/>
        </w:trPr>
        <w:tc>
          <w:tcPr/>
          <w:p w:rsidR="00000000" w:rsidDel="00000000" w:rsidP="00000000" w:rsidRDefault="00000000" w:rsidRPr="00000000" w14:paraId="0000002D">
            <w:pPr>
              <w:rPr/>
            </w:pPr>
            <w:r w:rsidDel="00000000" w:rsidR="00000000" w:rsidRPr="00000000">
              <w:rPr>
                <w:rtl w:val="0"/>
              </w:rPr>
              <w:t xml:space="preserve">Converting user input to API calls</w:t>
            </w:r>
          </w:p>
        </w:tc>
        <w:tc>
          <w:tcPr/>
          <w:p w:rsidR="00000000" w:rsidDel="00000000" w:rsidP="00000000" w:rsidRDefault="00000000" w:rsidRPr="00000000" w14:paraId="0000002E">
            <w:pPr>
              <w:rPr/>
            </w:pPr>
            <w:r w:rsidDel="00000000" w:rsidR="00000000" w:rsidRPr="00000000">
              <w:rPr>
                <w:rtl w:val="0"/>
              </w:rPr>
              <w:t xml:space="preserve">One agent can parse input and generate API requests</w:t>
            </w:r>
          </w:p>
        </w:tc>
      </w:tr>
    </w:tbl>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Key Point:</w:t>
      </w:r>
    </w:p>
    <w:p w:rsidR="00000000" w:rsidDel="00000000" w:rsidP="00000000" w:rsidRDefault="00000000" w:rsidRPr="00000000" w14:paraId="00000030">
      <w:pPr>
        <w:numPr>
          <w:ilvl w:val="0"/>
          <w:numId w:val="75"/>
        </w:numPr>
        <w:spacing w:after="0" w:afterAutospacing="0" w:before="240" w:lineRule="auto"/>
        <w:ind w:left="720" w:hanging="360"/>
      </w:pPr>
      <w:r w:rsidDel="00000000" w:rsidR="00000000" w:rsidRPr="00000000">
        <w:rPr>
          <w:rtl w:val="0"/>
        </w:rPr>
        <w:t xml:space="preserve">A single AI agent can handle </w:t>
      </w:r>
      <w:r w:rsidDel="00000000" w:rsidR="00000000" w:rsidRPr="00000000">
        <w:rPr>
          <w:b w:val="1"/>
          <w:bCs w:val="1"/>
          <w:rtl w:val="0"/>
        </w:rPr>
        <w:t xml:space="preserve">linear tasks</w:t>
      </w:r>
      <w:r w:rsidDel="00000000" w:rsidR="00000000" w:rsidRPr="00000000">
        <w:rPr>
          <w:rtl w:val="0"/>
        </w:rPr>
        <w:t xml:space="preserve"> or simple decision-making.</w:t>
        <w:br w:type="textWrapping"/>
      </w:r>
    </w:p>
    <w:p w:rsidR="00000000" w:rsidDel="00000000" w:rsidP="00000000" w:rsidRDefault="00000000" w:rsidRPr="00000000" w14:paraId="00000031">
      <w:pPr>
        <w:numPr>
          <w:ilvl w:val="0"/>
          <w:numId w:val="7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 multi-agent orchestration</w:t>
      </w:r>
      <w:r w:rsidDel="00000000" w:rsidR="00000000" w:rsidRPr="00000000">
        <w:rPr>
          <w:rtl w:val="0"/>
        </w:rPr>
        <w:t xml:space="preserve"> is needed.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mcajavc794g" w:id="3"/>
      <w:bookmarkEnd w:id="3"/>
      <w:r w:rsidDel="00000000" w:rsidR="00000000" w:rsidRPr="00000000">
        <w:rPr>
          <w:b w:val="1"/>
          <w:bCs w:val="1"/>
          <w:sz w:val="34"/>
          <w:szCs w:val="34"/>
          <w:rtl w:val="0"/>
        </w:rPr>
        <w:t xml:space="preserve">Agentic AI</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w:t>
      </w:r>
      <w:r w:rsidDel="00000000" w:rsidR="00000000" w:rsidRPr="00000000">
        <w:rPr>
          <w:b w:val="1"/>
          <w:bCs w:val="1"/>
          <w:rtl w:val="0"/>
        </w:rPr>
        <w:t xml:space="preserve">Agentic AI</w:t>
      </w:r>
      <w:r w:rsidDel="00000000" w:rsidR="00000000" w:rsidRPr="00000000">
        <w:rPr>
          <w:rtl w:val="0"/>
        </w:rPr>
        <w:t xml:space="preserve"> refers to a system where </w:t>
      </w:r>
      <w:r w:rsidDel="00000000" w:rsidR="00000000" w:rsidRPr="00000000">
        <w:rPr>
          <w:b w:val="1"/>
          <w:bCs w:val="1"/>
          <w:rtl w:val="0"/>
        </w:rPr>
        <w:t xml:space="preserve">multiple AI agents (or sub-agents) collaborate</w:t>
      </w:r>
      <w:r w:rsidDel="00000000" w:rsidR="00000000" w:rsidRPr="00000000">
        <w:rPr>
          <w:rtl w:val="0"/>
        </w:rPr>
        <w:t xml:space="preserve">, plan, and make decisions autonomously to achieve </w:t>
      </w:r>
      <w:r w:rsidDel="00000000" w:rsidR="00000000" w:rsidRPr="00000000">
        <w:rPr>
          <w:b w:val="1"/>
          <w:bCs w:val="1"/>
          <w:rtl w:val="0"/>
        </w:rPr>
        <w:t xml:space="preserve">complex goals</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35">
      <w:pPr>
        <w:numPr>
          <w:ilvl w:val="0"/>
          <w:numId w:val="100"/>
        </w:numPr>
        <w:spacing w:after="0" w:afterAutospacing="0" w:before="240" w:lineRule="auto"/>
        <w:ind w:left="720" w:hanging="360"/>
      </w:pPr>
      <w:r w:rsidDel="00000000" w:rsidR="00000000" w:rsidRPr="00000000">
        <w:rPr>
          <w:rtl w:val="0"/>
        </w:rPr>
        <w:t xml:space="preserve">Often </w:t>
      </w:r>
      <w:r w:rsidDel="00000000" w:rsidR="00000000" w:rsidRPr="00000000">
        <w:rPr>
          <w:b w:val="1"/>
          <w:bCs w:val="1"/>
          <w:rtl w:val="0"/>
        </w:rPr>
        <w:t xml:space="preserve">multi-agent</w:t>
      </w:r>
      <w:r w:rsidDel="00000000" w:rsidR="00000000" w:rsidRPr="00000000">
        <w:rPr>
          <w:rtl w:val="0"/>
        </w:rPr>
        <w:t xml:space="preserve">, but with orchestration logic.</w:t>
        <w:br w:type="textWrapping"/>
      </w:r>
    </w:p>
    <w:p w:rsidR="00000000" w:rsidDel="00000000" w:rsidP="00000000" w:rsidRDefault="00000000" w:rsidRPr="00000000" w14:paraId="00000036">
      <w:pPr>
        <w:numPr>
          <w:ilvl w:val="0"/>
          <w:numId w:val="100"/>
        </w:numPr>
        <w:spacing w:after="0" w:afterAutospacing="0" w:before="0" w:beforeAutospacing="0" w:lineRule="auto"/>
        <w:ind w:left="720" w:hanging="360"/>
      </w:pPr>
      <w:r w:rsidDel="00000000" w:rsidR="00000000" w:rsidRPr="00000000">
        <w:rPr>
          <w:rtl w:val="0"/>
        </w:rPr>
        <w:t xml:space="preserve">Each agent can specialize in </w:t>
      </w:r>
      <w:r w:rsidDel="00000000" w:rsidR="00000000" w:rsidRPr="00000000">
        <w:rPr>
          <w:b w:val="1"/>
          <w:bCs w:val="1"/>
          <w:rtl w:val="0"/>
        </w:rPr>
        <w:t xml:space="preserve">different tasks or tools</w:t>
      </w:r>
      <w:r w:rsidDel="00000000" w:rsidR="00000000" w:rsidRPr="00000000">
        <w:rPr>
          <w:rtl w:val="0"/>
        </w:rPr>
        <w:t xml:space="preserve">.</w:t>
        <w:br w:type="textWrapping"/>
      </w:r>
    </w:p>
    <w:p w:rsidR="00000000" w:rsidDel="00000000" w:rsidP="00000000" w:rsidRDefault="00000000" w:rsidRPr="00000000" w14:paraId="00000037">
      <w:pPr>
        <w:numPr>
          <w:ilvl w:val="0"/>
          <w:numId w:val="100"/>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memory</w:t>
      </w:r>
      <w:r w:rsidDel="00000000" w:rsidR="00000000" w:rsidRPr="00000000">
        <w:rPr>
          <w:rtl w:val="0"/>
        </w:rPr>
        <w:t xml:space="preserve">, long-term reasoning, and goal decomposition.</w:t>
        <w:br w:type="textWrapping"/>
      </w:r>
    </w:p>
    <w:p w:rsidR="00000000" w:rsidDel="00000000" w:rsidP="00000000" w:rsidRDefault="00000000" w:rsidRPr="00000000" w14:paraId="00000038">
      <w:pPr>
        <w:numPr>
          <w:ilvl w:val="0"/>
          <w:numId w:val="100"/>
        </w:numPr>
        <w:spacing w:after="240" w:before="0" w:beforeAutospacing="0" w:lineRule="auto"/>
        <w:ind w:left="720" w:hanging="360"/>
      </w:pPr>
      <w:r w:rsidDel="00000000" w:rsidR="00000000" w:rsidRPr="00000000">
        <w:rPr>
          <w:rtl w:val="0"/>
        </w:rPr>
        <w:t xml:space="preserve">Can perform </w:t>
      </w:r>
      <w:r w:rsidDel="00000000" w:rsidR="00000000" w:rsidRPr="00000000">
        <w:rPr>
          <w:b w:val="1"/>
          <w:bCs w:val="1"/>
          <w:rtl w:val="0"/>
        </w:rPr>
        <w:t xml:space="preserve">sequential or conditional workflows</w:t>
      </w:r>
      <w:r w:rsidDel="00000000" w:rsidR="00000000" w:rsidRPr="00000000">
        <w:rPr>
          <w:rtl w:val="0"/>
        </w:rPr>
        <w:t xml:space="preserve">, dynamically deciding which agent/tool to call.</w:t>
        <w:br w:type="textWrapp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Examples / Use Cases:</w:t>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55"/>
        <w:gridCol w:w="5765"/>
        <w:tblGridChange w:id="0">
          <w:tblGrid>
            <w:gridCol w:w="3455"/>
            <w:gridCol w:w="5765"/>
          </w:tblGrid>
        </w:tblGridChange>
      </w:tblGrid>
      <w:tr>
        <w:trPr>
          <w:cantSplit w:val="0"/>
          <w:trHeight w:val="500" w:hRule="atLeast"/>
          <w:tblHeader w:val="0"/>
        </w:trPr>
        <w:tc>
          <w:tcPr/>
          <w:p w:rsidR="00000000" w:rsidDel="00000000" w:rsidP="00000000" w:rsidRDefault="00000000" w:rsidRPr="00000000" w14:paraId="0000003A">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b w:val="1"/>
                <w:bCs w:val="1"/>
                <w:rtl w:val="0"/>
              </w:rPr>
              <w:t xml:space="preserve">Why agentic AI is needed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C">
            <w:pPr>
              <w:rPr/>
            </w:pPr>
            <w:r w:rsidDel="00000000" w:rsidR="00000000" w:rsidRPr="00000000">
              <w:rPr>
                <w:rtl w:val="0"/>
              </w:rPr>
              <w:t xml:space="preserve">Personal assistant planning travel</w:t>
            </w:r>
          </w:p>
        </w:tc>
        <w:tc>
          <w:tcPr/>
          <w:p w:rsidR="00000000" w:rsidDel="00000000" w:rsidP="00000000" w:rsidRDefault="00000000" w:rsidRPr="00000000" w14:paraId="0000003D">
            <w:pPr>
              <w:rPr/>
            </w:pPr>
            <w:r w:rsidDel="00000000" w:rsidR="00000000" w:rsidRPr="00000000">
              <w:rPr>
                <w:rtl w:val="0"/>
              </w:rPr>
              <w:t xml:space="preserve">Needs planner agent, booking agent, flight search agent, calendar agent</w:t>
            </w:r>
          </w:p>
        </w:tc>
      </w:tr>
      <w:tr>
        <w:trPr>
          <w:cantSplit w:val="0"/>
          <w:trHeight w:val="770" w:hRule="atLeast"/>
          <w:tblHeader w:val="0"/>
        </w:trPr>
        <w:tc>
          <w:tcPr/>
          <w:p w:rsidR="00000000" w:rsidDel="00000000" w:rsidP="00000000" w:rsidRDefault="00000000" w:rsidRPr="00000000" w14:paraId="0000003E">
            <w:pPr>
              <w:rPr/>
            </w:pPr>
            <w:r w:rsidDel="00000000" w:rsidR="00000000" w:rsidRPr="00000000">
              <w:rPr>
                <w:rtl w:val="0"/>
              </w:rPr>
              <w:t xml:space="preserve">Research assistant summarizing multiple papers</w:t>
            </w:r>
          </w:p>
        </w:tc>
        <w:tc>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Retriever agent → summarizer agent → verifier agent, working collaboratively</w:t>
            </w:r>
          </w:p>
        </w:tc>
      </w:tr>
      <w:tr>
        <w:trPr>
          <w:cantSplit w:val="0"/>
          <w:trHeight w:val="770" w:hRule="atLeast"/>
          <w:tblHeader w:val="0"/>
        </w:trPr>
        <w:tc>
          <w:tcPr/>
          <w:p w:rsidR="00000000" w:rsidDel="00000000" w:rsidP="00000000" w:rsidRDefault="00000000" w:rsidRPr="00000000" w14:paraId="00000040">
            <w:pPr>
              <w:rPr/>
            </w:pPr>
            <w:r w:rsidDel="00000000" w:rsidR="00000000" w:rsidRPr="00000000">
              <w:rPr>
                <w:rtl w:val="0"/>
              </w:rPr>
              <w:t xml:space="preserve">Multi-step business process automation</w:t>
            </w:r>
          </w:p>
        </w:tc>
        <w:tc>
          <w:tcPr/>
          <w:p w:rsidR="00000000" w:rsidDel="00000000" w:rsidP="00000000" w:rsidRDefault="00000000" w:rsidRPr="00000000" w14:paraId="00000041">
            <w:pPr>
              <w:rPr/>
            </w:pPr>
            <w:r w:rsidDel="00000000" w:rsidR="00000000" w:rsidRPr="00000000">
              <w:rPr>
                <w:rtl w:val="0"/>
              </w:rPr>
              <w:t xml:space="preserve">Agents handle invoices, approvals, reporting; workflow involves conditional branching</w:t>
            </w:r>
          </w:p>
        </w:tc>
      </w:tr>
    </w:tbl>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43">
      <w:pPr>
        <w:numPr>
          <w:ilvl w:val="0"/>
          <w:numId w:val="68"/>
        </w:numPr>
        <w:spacing w:after="0" w:afterAutospacing="0" w:before="240" w:lineRule="auto"/>
        <w:ind w:left="720" w:hanging="360"/>
      </w:pPr>
      <w:r w:rsidDel="00000000" w:rsidR="00000000" w:rsidRPr="00000000">
        <w:rPr>
          <w:rtl w:val="0"/>
        </w:rPr>
        <w:t xml:space="preserve">Agentic AI shines when a </w:t>
      </w:r>
      <w:r w:rsidDel="00000000" w:rsidR="00000000" w:rsidRPr="00000000">
        <w:rPr>
          <w:b w:val="1"/>
          <w:bCs w:val="1"/>
          <w:rtl w:val="0"/>
        </w:rPr>
        <w:t xml:space="preserve">task is complex, multi-step, or requires multiple specialized agents</w:t>
      </w:r>
      <w:r w:rsidDel="00000000" w:rsidR="00000000" w:rsidRPr="00000000">
        <w:rPr>
          <w:rtl w:val="0"/>
        </w:rPr>
        <w:t xml:space="preserve">.</w:t>
        <w:br w:type="textWrapping"/>
      </w:r>
    </w:p>
    <w:p w:rsidR="00000000" w:rsidDel="00000000" w:rsidP="00000000" w:rsidRDefault="00000000" w:rsidRPr="00000000" w14:paraId="00000044">
      <w:pPr>
        <w:numPr>
          <w:ilvl w:val="0"/>
          <w:numId w:val="68"/>
        </w:numPr>
        <w:spacing w:after="240" w:before="0" w:beforeAutospacing="0" w:lineRule="auto"/>
        <w:ind w:left="720" w:hanging="360"/>
      </w:pPr>
      <w:r w:rsidDel="00000000" w:rsidR="00000000" w:rsidRPr="00000000">
        <w:rPr>
          <w:rtl w:val="0"/>
        </w:rPr>
        <w:t xml:space="preserve">Agents can communicate (directly or via a memory store), plan, and execute sub-goals.</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sf0f871whpj" w:id="4"/>
      <w:bookmarkEnd w:id="4"/>
      <w:r w:rsidDel="00000000" w:rsidR="00000000" w:rsidRPr="00000000">
        <w:rPr>
          <w:b w:val="1"/>
          <w:bCs w:val="1"/>
          <w:sz w:val="34"/>
          <w:szCs w:val="34"/>
          <w:rtl w:val="0"/>
        </w:rPr>
        <w:t xml:space="preserve">Multi-Agent vs Agentic AI</w:t>
      </w:r>
    </w:p>
    <w:tbl>
      <w:tblPr>
        <w:tblStyle w:val="Table3"/>
        <w:tblpPr w:leftFromText="180" w:rightFromText="180" w:topFromText="180" w:bottomFromText="180" w:vertAnchor="text" w:horzAnchor="text" w:tblpX="0" w:tblpY="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3870"/>
        <w:gridCol w:w="4320"/>
        <w:tblGridChange w:id="0">
          <w:tblGrid>
            <w:gridCol w:w="1485"/>
            <w:gridCol w:w="3870"/>
            <w:gridCol w:w="4320"/>
          </w:tblGrid>
        </w:tblGridChange>
      </w:tblGrid>
      <w:tr>
        <w:trPr>
          <w:cantSplit w:val="0"/>
          <w:trHeight w:val="500" w:hRule="atLeast"/>
          <w:tblHeader w:val="0"/>
        </w:trPr>
        <w:tc>
          <w:tcPr/>
          <w:p w:rsidR="00000000" w:rsidDel="00000000" w:rsidP="00000000" w:rsidRDefault="00000000" w:rsidRPr="00000000" w14:paraId="00000047">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b w:val="1"/>
                <w:bCs w:val="1"/>
                <w:rtl w:val="0"/>
              </w:rPr>
              <w:t xml:space="preserve">Meaning</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b w:val="1"/>
                <w:bCs w:val="1"/>
                <w:rtl w:val="0"/>
              </w:rPr>
              <w:t xml:space="preserve">Key Clarification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4A">
            <w:pPr>
              <w:rPr/>
            </w:pPr>
            <w:r w:rsidDel="00000000" w:rsidR="00000000" w:rsidRPr="00000000">
              <w:rPr>
                <w:rtl w:val="0"/>
              </w:rPr>
              <w:t xml:space="preserve">Multi-Agent</w:t>
            </w:r>
          </w:p>
        </w:tc>
        <w:tc>
          <w:tcPr/>
          <w:p w:rsidR="00000000" w:rsidDel="00000000" w:rsidP="00000000" w:rsidRDefault="00000000" w:rsidRPr="00000000" w14:paraId="0000004B">
            <w:pPr>
              <w:rPr/>
            </w:pPr>
            <w:r w:rsidDel="00000000" w:rsidR="00000000" w:rsidRPr="00000000">
              <w:rPr>
                <w:rtl w:val="0"/>
              </w:rPr>
              <w:t xml:space="preserve">More than one agent exists</w:t>
            </w:r>
          </w:p>
        </w:tc>
        <w:tc>
          <w:tcPr/>
          <w:p w:rsidR="00000000" w:rsidDel="00000000" w:rsidP="00000000" w:rsidRDefault="00000000" w:rsidRPr="00000000" w14:paraId="0000004C">
            <w:pPr>
              <w:rPr/>
            </w:pPr>
            <w:r w:rsidDel="00000000" w:rsidR="00000000" w:rsidRPr="00000000">
              <w:rPr>
                <w:rtl w:val="0"/>
              </w:rPr>
              <w:t xml:space="preserve">Can just mean multiple agents exist; may not collaborate or have orchestration</w:t>
            </w:r>
          </w:p>
        </w:tc>
      </w:tr>
      <w:tr>
        <w:trPr>
          <w:cantSplit w:val="0"/>
          <w:trHeight w:val="1040" w:hRule="atLeast"/>
          <w:tblHeader w:val="0"/>
        </w:trPr>
        <w:tc>
          <w:tcPr/>
          <w:p w:rsidR="00000000" w:rsidDel="00000000" w:rsidP="00000000" w:rsidRDefault="00000000" w:rsidRPr="00000000" w14:paraId="0000004D">
            <w:pPr>
              <w:rPr/>
            </w:pPr>
            <w:r w:rsidDel="00000000" w:rsidR="00000000" w:rsidRPr="00000000">
              <w:rPr>
                <w:rtl w:val="0"/>
              </w:rPr>
              <w:t xml:space="preserve">Agentic AI</w:t>
            </w:r>
          </w:p>
        </w:tc>
        <w:tc>
          <w:tcPr/>
          <w:p w:rsidR="00000000" w:rsidDel="00000000" w:rsidP="00000000" w:rsidRDefault="00000000" w:rsidRPr="00000000" w14:paraId="0000004E">
            <w:pPr>
              <w:rPr/>
            </w:pPr>
            <w:r w:rsidDel="00000000" w:rsidR="00000000" w:rsidRPr="00000000">
              <w:rPr>
                <w:rtl w:val="0"/>
              </w:rPr>
              <w:t xml:space="preserve">Multi-agent system with </w:t>
            </w:r>
            <w:r w:rsidDel="00000000" w:rsidR="00000000" w:rsidRPr="00000000">
              <w:rPr>
                <w:b w:val="1"/>
                <w:bCs w:val="1"/>
                <w:rtl w:val="0"/>
              </w:rPr>
              <w:t xml:space="preserve">autonomous planning, coordination, and goal achievement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Multi-agent collaboration is a </w:t>
            </w:r>
            <w:r w:rsidDel="00000000" w:rsidR="00000000" w:rsidRPr="00000000">
              <w:rPr>
                <w:b w:val="1"/>
                <w:bCs w:val="1"/>
                <w:rtl w:val="0"/>
              </w:rPr>
              <w:t xml:space="preserve">subset</w:t>
            </w:r>
            <w:r w:rsidDel="00000000" w:rsidR="00000000" w:rsidRPr="00000000">
              <w:rPr>
                <w:rtl w:val="0"/>
              </w:rPr>
              <w:t xml:space="preserve"> of agentic AI, but not all multi-agent systems are agentic AI</w:t>
            </w:r>
          </w:p>
        </w:tc>
      </w:tr>
    </w:tbl>
    <w:p w:rsidR="00000000" w:rsidDel="00000000" w:rsidP="00000000" w:rsidRDefault="00000000" w:rsidRPr="00000000" w14:paraId="00000050">
      <w:pPr>
        <w:pStyle w:val="Heading2"/>
        <w:keepNext w:val="0"/>
        <w:keepLines w:val="0"/>
        <w:spacing w:after="80" w:lineRule="auto"/>
        <w:rPr>
          <w:b w:val="1"/>
          <w:bCs w:val="1"/>
        </w:rPr>
      </w:pPr>
      <w:bookmarkStart w:colFirst="0" w:colLast="0" w:name="_kxi2au3krwx4" w:id="5"/>
      <w:bookmarkEnd w:id="5"/>
      <w:r w:rsidDel="00000000" w:rsidR="00000000" w:rsidRPr="00000000">
        <w:rPr>
          <w:b w:val="1"/>
          <w:bCs w:val="1"/>
          <w:rtl w:val="0"/>
        </w:rPr>
        <w:t xml:space="preserve">Example of misunderstanding multi agent as Agentic AI:</w:t>
      </w:r>
    </w:p>
    <w:p w:rsidR="00000000" w:rsidDel="00000000" w:rsidP="00000000" w:rsidRDefault="00000000" w:rsidRPr="00000000" w14:paraId="00000051">
      <w:pPr>
        <w:numPr>
          <w:ilvl w:val="0"/>
          <w:numId w:val="65"/>
        </w:numPr>
        <w:spacing w:after="0" w:afterAutospacing="0" w:before="240" w:lineRule="auto"/>
        <w:ind w:left="720" w:hanging="360"/>
      </w:pPr>
      <w:r w:rsidDel="00000000" w:rsidR="00000000" w:rsidRPr="00000000">
        <w:rPr>
          <w:rtl w:val="0"/>
        </w:rPr>
        <w:t xml:space="preserve">You have a </w:t>
      </w:r>
      <w:r w:rsidDel="00000000" w:rsidR="00000000" w:rsidRPr="00000000">
        <w:rPr>
          <w:b w:val="1"/>
          <w:bCs w:val="1"/>
          <w:rtl w:val="0"/>
        </w:rPr>
        <w:t xml:space="preserve">workflow with multiple agents</w:t>
      </w:r>
      <w:r w:rsidDel="00000000" w:rsidR="00000000" w:rsidRPr="00000000">
        <w:rPr>
          <w:rFonts w:ascii="Arial Unicode MS" w:cs="Arial Unicode MS" w:eastAsia="Arial Unicode MS" w:hAnsi="Arial Unicode MS"/>
          <w:rtl w:val="0"/>
        </w:rPr>
        <w:t xml:space="preserve">: Agent A → Agent B → Agent C, called sequentially by a wrapper.</w:t>
        <w:br w:type="textWrapping"/>
      </w:r>
    </w:p>
    <w:p w:rsidR="00000000" w:rsidDel="00000000" w:rsidP="00000000" w:rsidRDefault="00000000" w:rsidRPr="00000000" w14:paraId="00000052">
      <w:pPr>
        <w:numPr>
          <w:ilvl w:val="0"/>
          <w:numId w:val="65"/>
        </w:numPr>
        <w:spacing w:after="240" w:before="0" w:beforeAutospacing="0" w:lineRule="auto"/>
        <w:ind w:left="720" w:hanging="360"/>
      </w:pPr>
      <w:r w:rsidDel="00000000" w:rsidR="00000000" w:rsidRPr="00000000">
        <w:rPr>
          <w:rtl w:val="0"/>
        </w:rPr>
        <w:t xml:space="preserve">People often call this “agentic AI” — but </w:t>
      </w:r>
      <w:r w:rsidDel="00000000" w:rsidR="00000000" w:rsidRPr="00000000">
        <w:rPr>
          <w:b w:val="1"/>
          <w:bCs w:val="1"/>
          <w:rtl w:val="0"/>
        </w:rPr>
        <w:t xml:space="preserve">if there is no autonomous planning or decision-making</w:t>
      </w:r>
      <w:r w:rsidDel="00000000" w:rsidR="00000000" w:rsidRPr="00000000">
        <w:rPr>
          <w:rtl w:val="0"/>
        </w:rPr>
        <w:t xml:space="preserve">, it’s just a </w:t>
      </w:r>
      <w:r w:rsidDel="00000000" w:rsidR="00000000" w:rsidRPr="00000000">
        <w:rPr>
          <w:b w:val="1"/>
          <w:bCs w:val="1"/>
          <w:rtl w:val="0"/>
        </w:rPr>
        <w:t xml:space="preserve">multi-agent workflow</w:t>
      </w:r>
      <w:r w:rsidDel="00000000" w:rsidR="00000000" w:rsidRPr="00000000">
        <w:rPr>
          <w:rtl w:val="0"/>
        </w:rPr>
        <w:t xml:space="preserve">, not true agentic AI.</w:t>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93zdv1mcs0bc" w:id="6"/>
      <w:bookmarkEnd w:id="6"/>
      <w:r w:rsidDel="00000000" w:rsidR="00000000" w:rsidRPr="00000000">
        <w:rPr>
          <w:b w:val="1"/>
          <w:bCs w:val="1"/>
          <w:sz w:val="34"/>
          <w:szCs w:val="34"/>
          <w:rtl w:val="0"/>
        </w:rPr>
        <w:t xml:space="preserve">Use Case: Customer Support Chatbot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56">
      <w:pPr>
        <w:numPr>
          <w:ilvl w:val="0"/>
          <w:numId w:val="35"/>
        </w:numPr>
        <w:spacing w:after="0" w:afterAutospacing="0" w:before="240" w:lineRule="auto"/>
        <w:ind w:left="720" w:hanging="360"/>
      </w:pPr>
      <w:r w:rsidDel="00000000" w:rsidR="00000000" w:rsidRPr="00000000">
        <w:rPr>
          <w:rtl w:val="0"/>
        </w:rPr>
        <w:t xml:space="preserve">A company has a chatbot on its website to answer customer queries about orders, refunds, and shipping.</w:t>
        <w:br w:type="textWrapping"/>
      </w:r>
    </w:p>
    <w:p w:rsidR="00000000" w:rsidDel="00000000" w:rsidP="00000000" w:rsidRDefault="00000000" w:rsidRPr="00000000" w14:paraId="00000057">
      <w:pPr>
        <w:numPr>
          <w:ilvl w:val="0"/>
          <w:numId w:val="35"/>
        </w:numPr>
        <w:spacing w:after="240" w:before="0" w:beforeAutospacing="0" w:lineRule="auto"/>
        <w:ind w:left="720" w:hanging="360"/>
      </w:pPr>
      <w:r w:rsidDel="00000000" w:rsidR="00000000" w:rsidRPr="00000000">
        <w:rPr>
          <w:rtl w:val="0"/>
        </w:rPr>
        <w:t xml:space="preserve">The chatbot uses a </w:t>
      </w:r>
      <w:r w:rsidDel="00000000" w:rsidR="00000000" w:rsidRPr="00000000">
        <w:rPr>
          <w:b w:val="1"/>
          <w:bCs w:val="1"/>
          <w:rtl w:val="0"/>
        </w:rPr>
        <w:t xml:space="preserve">single LLM agent</w:t>
      </w:r>
      <w:r w:rsidDel="00000000" w:rsidR="00000000" w:rsidRPr="00000000">
        <w:rPr>
          <w:rtl w:val="0"/>
        </w:rPr>
        <w:t xml:space="preserve"> to interpret questions and respond, sometimes calling internal APIs to fetch order status.</w:t>
        <w:br w:type="textWrapping"/>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it’s an AI agent but not agentic AI???</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40"/>
        <w:tblGridChange w:id="0">
          <w:tblGrid>
            <w:gridCol w:w="2520"/>
            <w:gridCol w:w="6840"/>
          </w:tblGrid>
        </w:tblGridChange>
      </w:tblGrid>
      <w:tr>
        <w:trPr>
          <w:cantSplit w:val="0"/>
          <w:tblHeader w:val="0"/>
        </w:trPr>
        <w:tc>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5B">
            <w:pPr>
              <w:rPr>
                <w:b w:val="1"/>
                <w:bCs w:val="1"/>
              </w:rPr>
            </w:pPr>
            <w:r w:rsidDel="00000000" w:rsidR="00000000" w:rsidRPr="00000000">
              <w:rPr>
                <w:rtl w:val="0"/>
              </w:rPr>
              <w:t xml:space="preserve"># of agents</w:t>
            </w:r>
            <w:r w:rsidDel="00000000" w:rsidR="00000000" w:rsidRPr="00000000">
              <w:rPr>
                <w:rtl w:val="0"/>
              </w:rPr>
            </w:r>
          </w:p>
        </w:tc>
        <w:tc>
          <w:tcPr/>
          <w:p w:rsidR="00000000" w:rsidDel="00000000" w:rsidP="00000000" w:rsidRDefault="00000000" w:rsidRPr="00000000" w14:paraId="0000005C">
            <w:pPr>
              <w:rPr>
                <w:b w:val="1"/>
                <w:bCs w:val="1"/>
              </w:rPr>
            </w:pPr>
            <w:r w:rsidDel="00000000" w:rsidR="00000000" w:rsidRPr="00000000">
              <w:rPr>
                <w:rtl w:val="0"/>
              </w:rPr>
              <w:t xml:space="preserve">1 LLM agent</w:t>
            </w:r>
            <w:r w:rsidDel="00000000" w:rsidR="00000000" w:rsidRPr="00000000">
              <w:rPr>
                <w:rtl w:val="0"/>
              </w:rPr>
            </w:r>
          </w:p>
        </w:tc>
      </w:tr>
      <w:tr>
        <w:trPr>
          <w:cantSplit w:val="0"/>
          <w:tblHeader w:val="0"/>
        </w:trPr>
        <w:tc>
          <w:tcPr/>
          <w:p w:rsidR="00000000" w:rsidDel="00000000" w:rsidP="00000000" w:rsidRDefault="00000000" w:rsidRPr="00000000" w14:paraId="0000005D">
            <w:pPr>
              <w:rPr>
                <w:b w:val="1"/>
                <w:bCs w:val="1"/>
              </w:rPr>
            </w:pPr>
            <w:r w:rsidDel="00000000" w:rsidR="00000000" w:rsidRPr="00000000">
              <w:rPr>
                <w:rtl w:val="0"/>
              </w:rPr>
              <w:t xml:space="preserve">Task complexity</w:t>
            </w:r>
            <w:r w:rsidDel="00000000" w:rsidR="00000000" w:rsidRPr="00000000">
              <w:rPr>
                <w:rtl w:val="0"/>
              </w:rPr>
            </w:r>
          </w:p>
        </w:tc>
        <w:tc>
          <w:tcPr/>
          <w:p w:rsidR="00000000" w:rsidDel="00000000" w:rsidP="00000000" w:rsidRDefault="00000000" w:rsidRPr="00000000" w14:paraId="0000005E">
            <w:pPr>
              <w:rPr>
                <w:b w:val="1"/>
                <w:bCs w:val="1"/>
              </w:rPr>
            </w:pPr>
            <w:r w:rsidDel="00000000" w:rsidR="00000000" w:rsidRPr="00000000">
              <w:rPr>
                <w:rtl w:val="0"/>
              </w:rPr>
              <w:t xml:space="preserve">Each user question is </w:t>
            </w:r>
            <w:r w:rsidDel="00000000" w:rsidR="00000000" w:rsidRPr="00000000">
              <w:rPr>
                <w:b w:val="1"/>
                <w:bCs w:val="1"/>
                <w:rtl w:val="0"/>
              </w:rPr>
              <w:t xml:space="preserve">independent and linear</w:t>
            </w:r>
          </w:p>
        </w:tc>
      </w:tr>
      <w:tr>
        <w:trPr>
          <w:cantSplit w:val="0"/>
          <w:tblHeader w:val="0"/>
        </w:trPr>
        <w:tc>
          <w:tcPr/>
          <w:p w:rsidR="00000000" w:rsidDel="00000000" w:rsidP="00000000" w:rsidRDefault="00000000" w:rsidRPr="00000000" w14:paraId="0000005F">
            <w:pPr>
              <w:rPr>
                <w:b w:val="1"/>
                <w:bCs w:val="1"/>
              </w:rPr>
            </w:pPr>
            <w:r w:rsidDel="00000000" w:rsidR="00000000" w:rsidRPr="00000000">
              <w:rPr>
                <w:rtl w:val="0"/>
              </w:rPr>
              <w:t xml:space="preserve">Goal decomposition</w:t>
            </w:r>
            <w:r w:rsidDel="00000000" w:rsidR="00000000" w:rsidRPr="00000000">
              <w:rPr>
                <w:rtl w:val="0"/>
              </w:rPr>
            </w:r>
          </w:p>
        </w:tc>
        <w:tc>
          <w:tcPr/>
          <w:p w:rsidR="00000000" w:rsidDel="00000000" w:rsidP="00000000" w:rsidRDefault="00000000" w:rsidRPr="00000000" w14:paraId="00000060">
            <w:pPr>
              <w:rPr>
                <w:b w:val="1"/>
                <w:bCs w:val="1"/>
              </w:rPr>
            </w:pPr>
            <w:r w:rsidDel="00000000" w:rsidR="00000000" w:rsidRPr="00000000">
              <w:rPr>
                <w:rtl w:val="0"/>
              </w:rPr>
              <w:t xml:space="preserve">No sub-goals; the agent simply answers the query</w:t>
            </w:r>
            <w:r w:rsidDel="00000000" w:rsidR="00000000" w:rsidRPr="00000000">
              <w:rPr>
                <w:rtl w:val="0"/>
              </w:rPr>
            </w:r>
          </w:p>
        </w:tc>
      </w:tr>
      <w:tr>
        <w:trPr>
          <w:cantSplit w:val="0"/>
          <w:tblHeader w:val="0"/>
        </w:trPr>
        <w:tc>
          <w:tcPr/>
          <w:p w:rsidR="00000000" w:rsidDel="00000000" w:rsidP="00000000" w:rsidRDefault="00000000" w:rsidRPr="00000000" w14:paraId="00000061">
            <w:pPr>
              <w:rPr>
                <w:b w:val="1"/>
                <w:bCs w:val="1"/>
              </w:rPr>
            </w:pPr>
            <w:r w:rsidDel="00000000" w:rsidR="00000000" w:rsidRPr="00000000">
              <w:rPr>
                <w:rtl w:val="0"/>
              </w:rPr>
              <w:t xml:space="preserve">Orchestration</w:t>
            </w:r>
            <w:r w:rsidDel="00000000" w:rsidR="00000000" w:rsidRPr="00000000">
              <w:rPr>
                <w:rtl w:val="0"/>
              </w:rPr>
            </w:r>
          </w:p>
        </w:tc>
        <w:tc>
          <w:tcPr/>
          <w:p w:rsidR="00000000" w:rsidDel="00000000" w:rsidP="00000000" w:rsidRDefault="00000000" w:rsidRPr="00000000" w14:paraId="00000062">
            <w:pPr>
              <w:rPr>
                <w:b w:val="1"/>
                <w:bCs w:val="1"/>
              </w:rPr>
            </w:pPr>
            <w:r w:rsidDel="00000000" w:rsidR="00000000" w:rsidRPr="00000000">
              <w:rPr>
                <w:rtl w:val="0"/>
              </w:rPr>
              <w:t xml:space="preserve">No planning or delegation to sub-agents</w:t>
            </w:r>
            <w:r w:rsidDel="00000000" w:rsidR="00000000" w:rsidRPr="00000000">
              <w:rPr>
                <w:rtl w:val="0"/>
              </w:rPr>
            </w:r>
          </w:p>
        </w:tc>
      </w:tr>
      <w:tr>
        <w:trPr>
          <w:cantSplit w:val="0"/>
          <w:tblHeader w:val="0"/>
        </w:trPr>
        <w:tc>
          <w:tcPr/>
          <w:p w:rsidR="00000000" w:rsidDel="00000000" w:rsidP="00000000" w:rsidRDefault="00000000" w:rsidRPr="00000000" w14:paraId="00000063">
            <w:pPr>
              <w:rPr>
                <w:b w:val="1"/>
                <w:bCs w:val="1"/>
              </w:rPr>
            </w:pPr>
            <w:r w:rsidDel="00000000" w:rsidR="00000000" w:rsidRPr="00000000">
              <w:rPr>
                <w:rtl w:val="0"/>
              </w:rPr>
              <w:t xml:space="preserve">Memory</w:t>
            </w:r>
            <w:r w:rsidDel="00000000" w:rsidR="00000000" w:rsidRPr="00000000">
              <w:rPr>
                <w:rtl w:val="0"/>
              </w:rPr>
            </w:r>
          </w:p>
        </w:tc>
        <w:tc>
          <w:tcPr/>
          <w:p w:rsidR="00000000" w:rsidDel="00000000" w:rsidP="00000000" w:rsidRDefault="00000000" w:rsidRPr="00000000" w14:paraId="00000064">
            <w:pPr>
              <w:rPr>
                <w:b w:val="1"/>
                <w:bCs w:val="1"/>
              </w:rPr>
            </w:pPr>
            <w:r w:rsidDel="00000000" w:rsidR="00000000" w:rsidRPr="00000000">
              <w:rPr>
                <w:rtl w:val="0"/>
              </w:rPr>
              <w:t xml:space="preserve">Maybe short-term (conversation context), but no long-term persistent reasoning</w:t>
            </w: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6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69">
      <w:pPr>
        <w:rPr/>
      </w:pPr>
      <w:r w:rsidDel="00000000" w:rsidR="00000000" w:rsidRPr="00000000">
        <w:rPr>
          <w:rFonts w:ascii="Nova Mono" w:cs="Nova Mono" w:eastAsia="Nova Mono" w:hAnsi="Nova Mono"/>
          <w:color w:val="188038"/>
          <w:rtl w:val="0"/>
        </w:rPr>
        <w:t xml:space="preserve">User Question → AI Agent → Fetch API (optional) → Response</w:t>
      </w:r>
      <w:r w:rsidDel="00000000" w:rsidR="00000000" w:rsidRPr="00000000">
        <w:rPr>
          <w:rtl w:val="0"/>
        </w:rPr>
      </w:r>
    </w:p>
    <w:p w:rsidR="00000000" w:rsidDel="00000000" w:rsidP="00000000" w:rsidRDefault="00000000" w:rsidRPr="00000000" w14:paraId="0000006A">
      <w:pPr>
        <w:numPr>
          <w:ilvl w:val="0"/>
          <w:numId w:val="85"/>
        </w:numPr>
        <w:spacing w:after="0" w:afterAutospacing="0" w:before="240" w:lineRule="auto"/>
        <w:ind w:left="720" w:hanging="360"/>
      </w:pPr>
      <w:r w:rsidDel="00000000" w:rsidR="00000000" w:rsidRPr="00000000">
        <w:rPr>
          <w:rtl w:val="0"/>
        </w:rPr>
        <w:t xml:space="preserve">The single agent handles everything on its own.</w:t>
        <w:br w:type="textWrapping"/>
      </w:r>
    </w:p>
    <w:p w:rsidR="00000000" w:rsidDel="00000000" w:rsidP="00000000" w:rsidRDefault="00000000" w:rsidRPr="00000000" w14:paraId="0000006B">
      <w:pPr>
        <w:numPr>
          <w:ilvl w:val="0"/>
          <w:numId w:val="85"/>
        </w:numPr>
        <w:spacing w:after="240" w:before="0" w:beforeAutospacing="0" w:lineRule="auto"/>
        <w:ind w:left="720" w:hanging="360"/>
      </w:pPr>
      <w:r w:rsidDel="00000000" w:rsidR="00000000" w:rsidRPr="00000000">
        <w:rPr>
          <w:rtl w:val="0"/>
        </w:rPr>
        <w:t xml:space="preserve">Even if it calls one or two APIs, there is </w:t>
      </w:r>
      <w:r w:rsidDel="00000000" w:rsidR="00000000" w:rsidRPr="00000000">
        <w:rPr>
          <w:b w:val="1"/>
          <w:bCs w:val="1"/>
          <w:rtl w:val="0"/>
        </w:rPr>
        <w:t xml:space="preserve">no autonomous planning, no multi-agent collaboration, no dynamic tool selection</w:t>
      </w:r>
      <w:r w:rsidDel="00000000" w:rsidR="00000000" w:rsidRPr="00000000">
        <w:rPr>
          <w:rtl w:val="0"/>
        </w:rPr>
        <w:t xml:space="preserve">, so this is </w:t>
      </w:r>
      <w:r w:rsidDel="00000000" w:rsidR="00000000" w:rsidRPr="00000000">
        <w:rPr>
          <w:b w:val="1"/>
          <w:bCs w:val="1"/>
          <w:rtl w:val="0"/>
        </w:rPr>
        <w:t xml:space="preserve">not agentic AI</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Rule="auto"/>
        <w:rPr/>
      </w:pPr>
      <w:bookmarkStart w:colFirst="0" w:colLast="0" w:name="_tj8tg5xjt9c6" w:id="7"/>
      <w:bookmarkEnd w:id="7"/>
      <w:r w:rsidDel="00000000" w:rsidR="00000000" w:rsidRPr="00000000">
        <w:rPr>
          <w:b w:val="1"/>
          <w:bCs w:val="1"/>
          <w:color w:val="000000"/>
          <w:sz w:val="26"/>
          <w:szCs w:val="26"/>
          <w:rtl w:val="0"/>
        </w:rPr>
        <w:t xml:space="preserve">When it becomes agentic AI ???</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If the same system were upgraded to:</w:t>
      </w:r>
    </w:p>
    <w:p w:rsidR="00000000" w:rsidDel="00000000" w:rsidP="00000000" w:rsidRDefault="00000000" w:rsidRPr="00000000" w14:paraId="0000006E">
      <w:pPr>
        <w:numPr>
          <w:ilvl w:val="0"/>
          <w:numId w:val="13"/>
        </w:numPr>
        <w:spacing w:after="0" w:afterAutospacing="0" w:before="240" w:lineRule="auto"/>
        <w:ind w:left="720" w:hanging="360"/>
      </w:pPr>
      <w:r w:rsidDel="00000000" w:rsidR="00000000" w:rsidRPr="00000000">
        <w:rPr>
          <w:b w:val="1"/>
          <w:bCs w:val="1"/>
          <w:rtl w:val="0"/>
        </w:rPr>
        <w:t xml:space="preserve">Planner agent</w:t>
      </w:r>
      <w:r w:rsidDel="00000000" w:rsidR="00000000" w:rsidRPr="00000000">
        <w:rPr>
          <w:rtl w:val="0"/>
        </w:rPr>
        <w:t xml:space="preserve"> decides which specialized agent to call (order-check, refund, shipping)</w:t>
        <w:br w:type="textWrapping"/>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Each sub-agent fetches data, validates, and summarizes</w:t>
        <w:br w:type="textWrapping"/>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rtl w:val="0"/>
        </w:rPr>
        <w:t xml:space="preserve">Planner composes final answer for the user</w:t>
      </w:r>
    </w:p>
    <w:p w:rsidR="00000000" w:rsidDel="00000000" w:rsidP="00000000" w:rsidRDefault="00000000" w:rsidRPr="00000000" w14:paraId="00000071">
      <w:pPr>
        <w:spacing w:after="240" w:before="240" w:lineRule="auto"/>
        <w:rPr/>
      </w:pPr>
      <w:r w:rsidDel="00000000" w:rsidR="00000000" w:rsidRPr="00000000">
        <w:rPr>
          <w:rtl w:val="0"/>
        </w:rPr>
        <w:t xml:space="preserve">The agent </w:t>
      </w:r>
      <w:r w:rsidDel="00000000" w:rsidR="00000000" w:rsidRPr="00000000">
        <w:rPr>
          <w:b w:val="1"/>
          <w:bCs w:val="1"/>
          <w:rtl w:val="0"/>
        </w:rPr>
        <w:t xml:space="preserve">autonomously decides</w:t>
      </w:r>
      <w:r w:rsidDel="00000000" w:rsidR="00000000" w:rsidRPr="00000000">
        <w:rPr>
          <w:rtl w:val="0"/>
        </w:rPr>
        <w:t xml:space="preserve">:</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Which APIs/tools/sub-agents to call</w:t>
        <w:br w:type="textWrapping"/>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In what sequence or combination</w:t>
        <w:br w:type="textWrapping"/>
      </w:r>
    </w:p>
    <w:p w:rsidR="00000000" w:rsidDel="00000000" w:rsidP="00000000" w:rsidRDefault="00000000" w:rsidRPr="00000000" w14:paraId="00000074">
      <w:pPr>
        <w:numPr>
          <w:ilvl w:val="0"/>
          <w:numId w:val="17"/>
        </w:numPr>
        <w:spacing w:after="240" w:before="0" w:beforeAutospacing="0" w:lineRule="auto"/>
        <w:ind w:left="720" w:hanging="360"/>
      </w:pPr>
      <w:r w:rsidDel="00000000" w:rsidR="00000000" w:rsidRPr="00000000">
        <w:rPr>
          <w:rtl w:val="0"/>
        </w:rPr>
        <w:t xml:space="preserve">Based on the </w:t>
      </w:r>
      <w:r w:rsidDel="00000000" w:rsidR="00000000" w:rsidRPr="00000000">
        <w:rPr>
          <w:b w:val="1"/>
          <w:bCs w:val="1"/>
          <w:rtl w:val="0"/>
        </w:rPr>
        <w:t xml:space="preserve">user question and internal reasoning</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It is </w:t>
      </w:r>
      <w:r w:rsidDel="00000000" w:rsidR="00000000" w:rsidRPr="00000000">
        <w:rPr>
          <w:b w:val="1"/>
          <w:bCs w:val="1"/>
          <w:rtl w:val="0"/>
        </w:rPr>
        <w:t xml:space="preserve">agentic AI</w:t>
      </w:r>
      <w:r w:rsidDel="00000000" w:rsidR="00000000" w:rsidRPr="00000000">
        <w:rPr>
          <w:rtl w:val="0"/>
        </w:rPr>
        <w:t xml:space="preserve">, because:</w:t>
      </w:r>
    </w:p>
    <w:p w:rsidR="00000000" w:rsidDel="00000000" w:rsidP="00000000" w:rsidRDefault="00000000" w:rsidRPr="00000000" w14:paraId="00000076">
      <w:pPr>
        <w:numPr>
          <w:ilvl w:val="0"/>
          <w:numId w:val="101"/>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goal decomposition</w:t>
      </w:r>
      <w:r w:rsidDel="00000000" w:rsidR="00000000" w:rsidRPr="00000000">
        <w:rPr>
          <w:rtl w:val="0"/>
        </w:rPr>
        <w:t xml:space="preserve">: The overall goal (“answer user question”) is split into sub-goals (e.g., “check order status,” “calculate refund,” “provide shipping ETA”).</w:t>
        <w:br w:type="textWrapping"/>
      </w:r>
    </w:p>
    <w:p w:rsidR="00000000" w:rsidDel="00000000" w:rsidP="00000000" w:rsidRDefault="00000000" w:rsidRPr="00000000" w14:paraId="00000077">
      <w:pPr>
        <w:numPr>
          <w:ilvl w:val="0"/>
          <w:numId w:val="101"/>
        </w:numPr>
        <w:spacing w:after="0" w:afterAutospacing="0" w:before="0" w:beforeAutospacing="0" w:lineRule="auto"/>
        <w:ind w:left="720" w:hanging="360"/>
      </w:pPr>
      <w:r w:rsidDel="00000000" w:rsidR="00000000" w:rsidRPr="00000000">
        <w:rPr>
          <w:rtl w:val="0"/>
        </w:rPr>
        <w:t xml:space="preserve">The agent is </w:t>
      </w:r>
      <w:r w:rsidDel="00000000" w:rsidR="00000000" w:rsidRPr="00000000">
        <w:rPr>
          <w:b w:val="1"/>
          <w:bCs w:val="1"/>
          <w:rtl w:val="0"/>
        </w:rPr>
        <w:t xml:space="preserve">planning</w:t>
      </w:r>
      <w:r w:rsidDel="00000000" w:rsidR="00000000" w:rsidRPr="00000000">
        <w:rPr>
          <w:rtl w:val="0"/>
        </w:rPr>
        <w:t xml:space="preserve"> and </w:t>
      </w:r>
      <w:r w:rsidDel="00000000" w:rsidR="00000000" w:rsidRPr="00000000">
        <w:rPr>
          <w:b w:val="1"/>
          <w:bCs w:val="1"/>
          <w:rtl w:val="0"/>
        </w:rPr>
        <w:t xml:space="preserve">making decisions dynamically</w:t>
      </w:r>
      <w:r w:rsidDel="00000000" w:rsidR="00000000" w:rsidRPr="00000000">
        <w:rPr>
          <w:rtl w:val="0"/>
        </w:rPr>
        <w:t xml:space="preserve"> rather than following a fixed script.</w:t>
        <w:br w:type="textWrapping"/>
      </w:r>
    </w:p>
    <w:p w:rsidR="00000000" w:rsidDel="00000000" w:rsidP="00000000" w:rsidRDefault="00000000" w:rsidRPr="00000000" w14:paraId="00000078">
      <w:pPr>
        <w:numPr>
          <w:ilvl w:val="0"/>
          <w:numId w:val="101"/>
        </w:numPr>
        <w:spacing w:after="240" w:before="0" w:beforeAutospacing="0" w:lineRule="auto"/>
        <w:ind w:left="720" w:hanging="360"/>
      </w:pPr>
      <w:r w:rsidDel="00000000" w:rsidR="00000000" w:rsidRPr="00000000">
        <w:rPr>
          <w:rtl w:val="0"/>
        </w:rPr>
        <w:t xml:space="preserve">It may call multiple tools/agents and aggregate results — essentially </w:t>
      </w:r>
      <w:r w:rsidDel="00000000" w:rsidR="00000000" w:rsidRPr="00000000">
        <w:rPr>
          <w:b w:val="1"/>
          <w:bCs w:val="1"/>
          <w:rtl w:val="0"/>
        </w:rPr>
        <w:t xml:space="preserve">multi-agent orchestration under its control</w:t>
      </w:r>
      <w:r w:rsidDel="00000000" w:rsidR="00000000" w:rsidRPr="00000000">
        <w:rPr>
          <w:rtl w:val="0"/>
        </w:rPr>
        <w:t xml:space="preserve">.</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gqgi05nv3wt" w:id="8"/>
      <w:bookmarkEnd w:id="8"/>
      <w:r w:rsidDel="00000000" w:rsidR="00000000" w:rsidRPr="00000000">
        <w:rPr>
          <w:b w:val="1"/>
          <w:bCs w:val="1"/>
          <w:color w:val="000000"/>
          <w:sz w:val="26"/>
          <w:szCs w:val="26"/>
          <w:rtl w:val="0"/>
        </w:rPr>
        <w:t xml:space="preserve">Example Flow</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User question:</w:t>
      </w:r>
      <w:r w:rsidDel="00000000" w:rsidR="00000000" w:rsidRPr="00000000">
        <w:rPr>
          <w:rtl w:val="0"/>
        </w:rPr>
        <w:t xml:space="preserve"> “Can I get a refund for my last order and track its replacement?”</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Agentic AI execution:</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b w:val="1"/>
          <w:bCs w:val="1"/>
          <w:rtl w:val="0"/>
        </w:rPr>
        <w:t xml:space="preserve">Planner Agent</w:t>
      </w:r>
      <w:r w:rsidDel="00000000" w:rsidR="00000000" w:rsidRPr="00000000">
        <w:rPr>
          <w:rtl w:val="0"/>
        </w:rPr>
        <w:t xml:space="preserve">:</w:t>
        <w:br w:type="textWrapping"/>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Reads user question</w:t>
        <w:br w:type="textWrapping"/>
      </w:r>
    </w:p>
    <w:p w:rsidR="00000000" w:rsidDel="00000000" w:rsidP="00000000" w:rsidRDefault="00000000" w:rsidRPr="00000000" w14:paraId="0000007F">
      <w:pPr>
        <w:numPr>
          <w:ilvl w:val="1"/>
          <w:numId w:val="7"/>
        </w:numPr>
        <w:spacing w:after="0" w:afterAutospacing="0" w:before="0" w:beforeAutospacing="0" w:lineRule="auto"/>
        <w:ind w:left="1440" w:hanging="360"/>
      </w:pPr>
      <w:r w:rsidDel="00000000" w:rsidR="00000000" w:rsidRPr="00000000">
        <w:rPr>
          <w:rtl w:val="0"/>
        </w:rPr>
        <w:t xml:space="preserve">Decides to call </w:t>
      </w:r>
      <w:r w:rsidDel="00000000" w:rsidR="00000000" w:rsidRPr="00000000">
        <w:rPr>
          <w:b w:val="1"/>
          <w:bCs w:val="1"/>
          <w:rtl w:val="0"/>
        </w:rPr>
        <w:t xml:space="preserve">Refund API Agent</w:t>
      </w:r>
      <w:r w:rsidDel="00000000" w:rsidR="00000000" w:rsidRPr="00000000">
        <w:rPr>
          <w:rtl w:val="0"/>
        </w:rPr>
        <w:t xml:space="preserve"> and </w:t>
      </w:r>
      <w:r w:rsidDel="00000000" w:rsidR="00000000" w:rsidRPr="00000000">
        <w:rPr>
          <w:b w:val="1"/>
          <w:bCs w:val="1"/>
          <w:rtl w:val="0"/>
        </w:rPr>
        <w:t xml:space="preserve">Shipping Tracker Agent</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b w:val="1"/>
          <w:bCs w:val="1"/>
          <w:rtl w:val="0"/>
        </w:rPr>
        <w:t xml:space="preserve">Refund API Agent</w:t>
      </w:r>
      <w:r w:rsidDel="00000000" w:rsidR="00000000" w:rsidRPr="00000000">
        <w:rPr>
          <w:rtl w:val="0"/>
        </w:rPr>
        <w:t xml:space="preserve">: Checks if refund is possible</w:t>
        <w:br w:type="textWrapping"/>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Shipping Tracker Agent</w:t>
      </w:r>
      <w:r w:rsidDel="00000000" w:rsidR="00000000" w:rsidRPr="00000000">
        <w:rPr>
          <w:rtl w:val="0"/>
        </w:rPr>
        <w:t xml:space="preserve">: Fetches replacement shipment status</w:t>
        <w:br w:type="textWrapping"/>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bCs w:val="1"/>
          <w:rtl w:val="0"/>
        </w:rPr>
        <w:t xml:space="preserve">Planner Agent</w:t>
      </w:r>
      <w:r w:rsidDel="00000000" w:rsidR="00000000" w:rsidRPr="00000000">
        <w:rPr>
          <w:rtl w:val="0"/>
        </w:rPr>
        <w:t xml:space="preserve">: Aggregates results, formats answer, returns to user</w:t>
        <w:br w:type="textWrapping"/>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Decision-making and orchestration is </w:t>
      </w:r>
      <w:r w:rsidDel="00000000" w:rsidR="00000000" w:rsidRPr="00000000">
        <w:rPr>
          <w:b w:val="1"/>
          <w:bCs w:val="1"/>
          <w:rtl w:val="0"/>
        </w:rPr>
        <w:t xml:space="preserve">autonomous</w:t>
      </w:r>
      <w:r w:rsidDel="00000000" w:rsidR="00000000" w:rsidRPr="00000000">
        <w:rPr>
          <w:rtl w:val="0"/>
        </w:rPr>
        <w:t xml:space="preserve">.</w:t>
        <w:br w:type="textWrapping"/>
      </w:r>
    </w:p>
    <w:p w:rsidR="00000000" w:rsidDel="00000000" w:rsidP="00000000" w:rsidRDefault="00000000" w:rsidRPr="00000000" w14:paraId="00000084">
      <w:pPr>
        <w:numPr>
          <w:ilvl w:val="0"/>
          <w:numId w:val="16"/>
        </w:numPr>
        <w:spacing w:after="24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true agentic AI</w:t>
      </w:r>
      <w:r w:rsidDel="00000000" w:rsidR="00000000" w:rsidRPr="00000000">
        <w:rPr>
          <w:rtl w:val="0"/>
        </w:rPr>
        <w:t xml:space="preserve">.</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g93esq3ki438" w:id="9"/>
      <w:bookmarkEnd w:id="9"/>
      <w:r w:rsidDel="00000000" w:rsidR="00000000" w:rsidRPr="00000000">
        <w:rPr>
          <w:b w:val="1"/>
          <w:bCs w:val="1"/>
          <w:color w:val="000000"/>
          <w:sz w:val="26"/>
          <w:szCs w:val="26"/>
          <w:rtl w:val="0"/>
        </w:rPr>
        <w:t xml:space="preserve">Contrast with a simple AI agent</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b w:val="1"/>
          <w:bCs w:val="1"/>
          <w:rtl w:val="0"/>
        </w:rPr>
        <w:t xml:space="preserve">Simple agent</w:t>
      </w:r>
      <w:r w:rsidDel="00000000" w:rsidR="00000000" w:rsidRPr="00000000">
        <w:rPr>
          <w:rtl w:val="0"/>
        </w:rPr>
        <w:t xml:space="preserve">: Calls </w:t>
      </w:r>
      <w:r w:rsidDel="00000000" w:rsidR="00000000" w:rsidRPr="00000000">
        <w:rPr>
          <w:b w:val="1"/>
          <w:bCs w:val="1"/>
          <w:rtl w:val="0"/>
        </w:rPr>
        <w:t xml:space="preserve">one fixed API</w:t>
      </w:r>
      <w:r w:rsidDel="00000000" w:rsidR="00000000" w:rsidRPr="00000000">
        <w:rPr>
          <w:rtl w:val="0"/>
        </w:rPr>
        <w:t xml:space="preserve"> per question, or follows a scripted flow</w:t>
        <w:br w:type="textWrapping"/>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rtl w:val="0"/>
        </w:rPr>
        <w:t xml:space="preserve">No planning or dynamic tool selection</w:t>
        <w:br w:type="textWrapping"/>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Even if multiple APIs exist, it </w:t>
      </w:r>
      <w:r w:rsidDel="00000000" w:rsidR="00000000" w:rsidRPr="00000000">
        <w:rPr>
          <w:b w:val="1"/>
          <w:bCs w:val="1"/>
          <w:rtl w:val="0"/>
        </w:rPr>
        <w:t xml:space="preserve">does not choose which to call dynamically</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8B">
      <w:pPr>
        <w:numPr>
          <w:ilvl w:val="0"/>
          <w:numId w:val="98"/>
        </w:numPr>
        <w:spacing w:after="0" w:afterAutospacing="0" w:before="240" w:lineRule="auto"/>
        <w:ind w:left="720" w:hanging="360"/>
      </w:pPr>
      <w:r w:rsidDel="00000000" w:rsidR="00000000" w:rsidRPr="00000000">
        <w:rPr>
          <w:rtl w:val="0"/>
        </w:rPr>
        <w:t xml:space="preserve">Chatbot always checks </w:t>
      </w:r>
      <w:r w:rsidDel="00000000" w:rsidR="00000000" w:rsidRPr="00000000">
        <w:rPr>
          <w:b w:val="1"/>
          <w:bCs w:val="1"/>
          <w:rtl w:val="0"/>
        </w:rPr>
        <w:t xml:space="preserve">order status API</w:t>
      </w:r>
      <w:r w:rsidDel="00000000" w:rsidR="00000000" w:rsidRPr="00000000">
        <w:rPr>
          <w:rtl w:val="0"/>
        </w:rPr>
        <w:t xml:space="preserve"> and returns that — user can’t ask about refunds or shipping dynamically.</w:t>
        <w:br w:type="textWrapping"/>
      </w:r>
    </w:p>
    <w:p w:rsidR="00000000" w:rsidDel="00000000" w:rsidP="00000000" w:rsidRDefault="00000000" w:rsidRPr="00000000" w14:paraId="0000008C">
      <w:pPr>
        <w:numPr>
          <w:ilvl w:val="0"/>
          <w:numId w:val="98"/>
        </w:numPr>
        <w:spacing w:after="24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AI agent only</w:t>
      </w:r>
      <w:r w:rsidDel="00000000" w:rsidR="00000000" w:rsidRPr="00000000">
        <w:rPr>
          <w:rtl w:val="0"/>
        </w:rPr>
        <w:t xml:space="preserve">, not agentic AI.</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08F">
      <w:pPr>
        <w:numPr>
          <w:ilvl w:val="0"/>
          <w:numId w:val="6"/>
        </w:numPr>
        <w:spacing w:after="0" w:afterAutospacing="0" w:before="240" w:lineRule="auto"/>
        <w:ind w:left="720" w:right="600" w:hanging="360"/>
      </w:pPr>
      <w:r w:rsidDel="00000000" w:rsidR="00000000" w:rsidRPr="00000000">
        <w:rPr>
          <w:rtl w:val="0"/>
        </w:rPr>
        <w:t xml:space="preserve">If an agent can autonomously decide which tools/agents to call and in what order to achieve a goal, it qualifies as </w:t>
      </w:r>
      <w:r w:rsidDel="00000000" w:rsidR="00000000" w:rsidRPr="00000000">
        <w:rPr>
          <w:b w:val="1"/>
          <w:bCs w:val="1"/>
          <w:rtl w:val="0"/>
        </w:rPr>
        <w:t xml:space="preserve">agentic AI</w:t>
      </w:r>
      <w:r w:rsidDel="00000000" w:rsidR="00000000" w:rsidRPr="00000000">
        <w:rPr>
          <w:rtl w:val="0"/>
        </w:rPr>
        <w:t xml:space="preserve">.</w:t>
      </w:r>
    </w:p>
    <w:p w:rsidR="00000000" w:rsidDel="00000000" w:rsidP="00000000" w:rsidRDefault="00000000" w:rsidRPr="00000000" w14:paraId="00000090">
      <w:pPr>
        <w:numPr>
          <w:ilvl w:val="0"/>
          <w:numId w:val="6"/>
        </w:numPr>
        <w:spacing w:after="240" w:before="0" w:beforeAutospacing="0" w:lineRule="auto"/>
        <w:ind w:left="720" w:right="600" w:hanging="360"/>
      </w:pPr>
      <w:r w:rsidDel="00000000" w:rsidR="00000000" w:rsidRPr="00000000">
        <w:rPr>
          <w:rtl w:val="0"/>
        </w:rPr>
        <w:t xml:space="preserve">If it just follows a fixed logic or linear sequence, it’s a </w:t>
      </w:r>
      <w:r w:rsidDel="00000000" w:rsidR="00000000" w:rsidRPr="00000000">
        <w:rPr>
          <w:b w:val="1"/>
          <w:bCs w:val="1"/>
          <w:rtl w:val="0"/>
        </w:rPr>
        <w:t xml:space="preserve">simple AI agent</w:t>
      </w:r>
      <w:r w:rsidDel="00000000" w:rsidR="00000000" w:rsidRPr="00000000">
        <w:rPr>
          <w:rtl w:val="0"/>
        </w:rPr>
        <w:t xml:space="preserv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087tkr5cxrc" w:id="10"/>
      <w:bookmarkEnd w:id="10"/>
      <w:r w:rsidDel="00000000" w:rsidR="00000000" w:rsidRPr="00000000">
        <w:rPr>
          <w:b w:val="1"/>
          <w:bCs w:val="1"/>
          <w:color w:val="000000"/>
          <w:sz w:val="26"/>
          <w:szCs w:val="26"/>
          <w:rtl w:val="0"/>
        </w:rPr>
        <w:t xml:space="preserve"> Summary</w:t>
      </w:r>
    </w:p>
    <w:p w:rsidR="00000000" w:rsidDel="00000000" w:rsidP="00000000" w:rsidRDefault="00000000" w:rsidRPr="00000000" w14:paraId="00000092">
      <w:pPr>
        <w:rPr/>
      </w:pP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865"/>
        <w:gridCol w:w="3960"/>
        <w:tblGridChange w:id="0">
          <w:tblGrid>
            <w:gridCol w:w="2550"/>
            <w:gridCol w:w="2865"/>
            <w:gridCol w:w="3960"/>
          </w:tblGrid>
        </w:tblGridChange>
      </w:tblGrid>
      <w:tr>
        <w:trPr>
          <w:cantSplit w:val="0"/>
          <w:trHeight w:val="500" w:hRule="atLeast"/>
          <w:tblHeader w:val="0"/>
        </w:trPr>
        <w:tc>
          <w:tcPr/>
          <w:p w:rsidR="00000000" w:rsidDel="00000000" w:rsidP="00000000" w:rsidRDefault="00000000" w:rsidRPr="00000000" w14:paraId="00000093">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b w:val="1"/>
                <w:bCs w:val="1"/>
                <w:rtl w:val="0"/>
              </w:rPr>
              <w:t xml:space="preserve">Simple AI Agent</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b w:val="1"/>
                <w:bCs w:val="1"/>
                <w:rtl w:val="0"/>
              </w:rPr>
              <w:t xml:space="preserve">Agentic AI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6">
            <w:pPr>
              <w:rPr/>
            </w:pPr>
            <w:r w:rsidDel="00000000" w:rsidR="00000000" w:rsidRPr="00000000">
              <w:rPr>
                <w:rtl w:val="0"/>
              </w:rPr>
              <w:t xml:space="preserve"># of agents</w:t>
            </w:r>
          </w:p>
        </w:tc>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Multiple</w:t>
            </w:r>
          </w:p>
        </w:tc>
      </w:tr>
      <w:tr>
        <w:trPr>
          <w:cantSplit w:val="0"/>
          <w:trHeight w:val="770" w:hRule="atLeast"/>
          <w:tblHeader w:val="0"/>
        </w:trPr>
        <w:tc>
          <w:tcPr/>
          <w:p w:rsidR="00000000" w:rsidDel="00000000" w:rsidP="00000000" w:rsidRDefault="00000000" w:rsidRPr="00000000" w14:paraId="00000099">
            <w:pPr>
              <w:rPr/>
            </w:pPr>
            <w:r w:rsidDel="00000000" w:rsidR="00000000" w:rsidRPr="00000000">
              <w:rPr>
                <w:rtl w:val="0"/>
              </w:rPr>
              <w:t xml:space="preserve">Goal decomposition</w:t>
            </w:r>
          </w:p>
        </w:tc>
        <w:tc>
          <w:tcPr/>
          <w:p w:rsidR="00000000" w:rsidDel="00000000" w:rsidP="00000000" w:rsidRDefault="00000000" w:rsidRPr="00000000" w14:paraId="0000009A">
            <w:pPr>
              <w:rPr/>
            </w:pPr>
            <w:r w:rsidDel="00000000" w:rsidR="00000000" w:rsidRPr="00000000">
              <w:rPr>
                <w:rtl w:val="0"/>
              </w:rPr>
              <w:t xml:space="preserve">No</w:t>
            </w:r>
          </w:p>
        </w:tc>
        <w:tc>
          <w:tcPr/>
          <w:p w:rsidR="00000000" w:rsidDel="00000000" w:rsidP="00000000" w:rsidRDefault="00000000" w:rsidRPr="00000000" w14:paraId="0000009B">
            <w:pPr>
              <w:rPr/>
            </w:pPr>
            <w:r w:rsidDel="00000000" w:rsidR="00000000" w:rsidRPr="00000000">
              <w:rPr>
                <w:rtl w:val="0"/>
              </w:rPr>
              <w:t xml:space="preserve">Yes, can break complex goals into sub-goals</w:t>
            </w:r>
          </w:p>
        </w:tc>
      </w:tr>
      <w:tr>
        <w:trPr>
          <w:cantSplit w:val="0"/>
          <w:trHeight w:val="770" w:hRule="atLeast"/>
          <w:tblHeader w:val="0"/>
        </w:trPr>
        <w:tc>
          <w:tcPr/>
          <w:p w:rsidR="00000000" w:rsidDel="00000000" w:rsidP="00000000" w:rsidRDefault="00000000" w:rsidRPr="00000000" w14:paraId="0000009C">
            <w:pPr>
              <w:rPr/>
            </w:pPr>
            <w:r w:rsidDel="00000000" w:rsidR="00000000" w:rsidRPr="00000000">
              <w:rPr>
                <w:rtl w:val="0"/>
              </w:rPr>
              <w:t xml:space="preserve">Orchestration</w:t>
            </w:r>
          </w:p>
        </w:tc>
        <w:tc>
          <w:tcPr/>
          <w:p w:rsidR="00000000" w:rsidDel="00000000" w:rsidP="00000000" w:rsidRDefault="00000000" w:rsidRPr="00000000" w14:paraId="0000009D">
            <w:pPr>
              <w:rPr/>
            </w:pPr>
            <w:r w:rsidDel="00000000" w:rsidR="00000000" w:rsidRPr="00000000">
              <w:rPr>
                <w:rtl w:val="0"/>
              </w:rPr>
              <w:t xml:space="preserve">Minimal</w:t>
            </w:r>
          </w:p>
        </w:tc>
        <w:tc>
          <w:tcPr/>
          <w:p w:rsidR="00000000" w:rsidDel="00000000" w:rsidP="00000000" w:rsidRDefault="00000000" w:rsidRPr="00000000" w14:paraId="0000009E">
            <w:pPr>
              <w:rPr/>
            </w:pPr>
            <w:r w:rsidDel="00000000" w:rsidR="00000000" w:rsidRPr="00000000">
              <w:rPr>
                <w:rtl w:val="0"/>
              </w:rPr>
              <w:t xml:space="preserve">Required (planner, conditional branching, tool selection)</w:t>
            </w:r>
          </w:p>
        </w:tc>
      </w:tr>
      <w:tr>
        <w:trPr>
          <w:cantSplit w:val="0"/>
          <w:trHeight w:val="770" w:hRule="atLeast"/>
          <w:tblHeader w:val="0"/>
        </w:trPr>
        <w:tc>
          <w:tcPr/>
          <w:p w:rsidR="00000000" w:rsidDel="00000000" w:rsidP="00000000" w:rsidRDefault="00000000" w:rsidRPr="00000000" w14:paraId="0000009F">
            <w:pPr>
              <w:rPr/>
            </w:pPr>
            <w:r w:rsidDel="00000000" w:rsidR="00000000" w:rsidRPr="00000000">
              <w:rPr>
                <w:rtl w:val="0"/>
              </w:rPr>
              <w:t xml:space="preserve">Memory</w:t>
            </w:r>
          </w:p>
        </w:tc>
        <w:tc>
          <w:tcPr/>
          <w:p w:rsidR="00000000" w:rsidDel="00000000" w:rsidP="00000000" w:rsidRDefault="00000000" w:rsidRPr="00000000" w14:paraId="000000A0">
            <w:pPr>
              <w:rPr/>
            </w:pPr>
            <w:r w:rsidDel="00000000" w:rsidR="00000000" w:rsidRPr="00000000">
              <w:rPr>
                <w:rtl w:val="0"/>
              </w:rPr>
              <w:t xml:space="preserve">Short-term optional</w:t>
            </w:r>
          </w:p>
        </w:tc>
        <w:tc>
          <w:tcPr/>
          <w:p w:rsidR="00000000" w:rsidDel="00000000" w:rsidP="00000000" w:rsidRDefault="00000000" w:rsidRPr="00000000" w14:paraId="000000A1">
            <w:pPr>
              <w:rPr/>
            </w:pPr>
            <w:r w:rsidDel="00000000" w:rsidR="00000000" w:rsidRPr="00000000">
              <w:rPr>
                <w:rtl w:val="0"/>
              </w:rPr>
              <w:t xml:space="preserve">Persistent long-term memory often required</w:t>
            </w:r>
          </w:p>
        </w:tc>
      </w:tr>
      <w:tr>
        <w:trPr>
          <w:cantSplit w:val="0"/>
          <w:trHeight w:val="770" w:hRule="atLeast"/>
          <w:tblHeader w:val="0"/>
        </w:trPr>
        <w:tc>
          <w:tcPr/>
          <w:p w:rsidR="00000000" w:rsidDel="00000000" w:rsidP="00000000" w:rsidRDefault="00000000" w:rsidRPr="00000000" w14:paraId="000000A2">
            <w:pPr>
              <w:rPr/>
            </w:pPr>
            <w:r w:rsidDel="00000000" w:rsidR="00000000" w:rsidRPr="00000000">
              <w:rPr>
                <w:rtl w:val="0"/>
              </w:rPr>
              <w:t xml:space="preserve">Use case</w:t>
            </w:r>
          </w:p>
        </w:tc>
        <w:tc>
          <w:tcPr/>
          <w:p w:rsidR="00000000" w:rsidDel="00000000" w:rsidP="00000000" w:rsidRDefault="00000000" w:rsidRPr="00000000" w14:paraId="000000A3">
            <w:pPr>
              <w:rPr/>
            </w:pPr>
            <w:r w:rsidDel="00000000" w:rsidR="00000000" w:rsidRPr="00000000">
              <w:rPr>
                <w:rtl w:val="0"/>
              </w:rPr>
              <w:t xml:space="preserve">Chatbot, summarizer, single API automation</w:t>
            </w:r>
          </w:p>
        </w:tc>
        <w:tc>
          <w:tcPr/>
          <w:p w:rsidR="00000000" w:rsidDel="00000000" w:rsidP="00000000" w:rsidRDefault="00000000" w:rsidRPr="00000000" w14:paraId="000000A4">
            <w:pPr>
              <w:rPr/>
            </w:pPr>
            <w:r w:rsidDel="00000000" w:rsidR="00000000" w:rsidRPr="00000000">
              <w:rPr>
                <w:rtl w:val="0"/>
              </w:rPr>
              <w:t xml:space="preserve">Personal assistant, multi-step research, business process automation</w:t>
            </w:r>
          </w:p>
        </w:tc>
      </w:tr>
      <w:tr>
        <w:trPr>
          <w:cantSplit w:val="0"/>
          <w:trHeight w:val="500" w:hRule="atLeast"/>
          <w:tblHeader w:val="0"/>
        </w:trPr>
        <w:tc>
          <w:tcPr/>
          <w:p w:rsidR="00000000" w:rsidDel="00000000" w:rsidP="00000000" w:rsidRDefault="00000000" w:rsidRPr="00000000" w14:paraId="000000A5">
            <w:pPr>
              <w:rPr/>
            </w:pPr>
            <w:r w:rsidDel="00000000" w:rsidR="00000000" w:rsidRPr="00000000">
              <w:rPr>
                <w:rtl w:val="0"/>
              </w:rPr>
              <w:t xml:space="preserve">Complexity</w:t>
            </w:r>
          </w:p>
        </w:tc>
        <w:tc>
          <w:tcPr/>
          <w:p w:rsidR="00000000" w:rsidDel="00000000" w:rsidP="00000000" w:rsidRDefault="00000000" w:rsidRPr="00000000" w14:paraId="000000A6">
            <w:pPr>
              <w:rPr/>
            </w:pPr>
            <w:r w:rsidDel="00000000" w:rsidR="00000000" w:rsidRPr="00000000">
              <w:rPr>
                <w:rtl w:val="0"/>
              </w:rPr>
              <w:t xml:space="preserve">Low</w:t>
            </w:r>
          </w:p>
        </w:tc>
        <w:tc>
          <w:tcPr/>
          <w:p w:rsidR="00000000" w:rsidDel="00000000" w:rsidP="00000000" w:rsidRDefault="00000000" w:rsidRPr="00000000" w14:paraId="000000A7">
            <w:pPr>
              <w:rPr/>
            </w:pPr>
            <w:r w:rsidDel="00000000" w:rsidR="00000000" w:rsidRPr="00000000">
              <w:rPr>
                <w:rtl w:val="0"/>
              </w:rPr>
              <w:t xml:space="preserve">High</w:t>
            </w:r>
          </w:p>
        </w:tc>
      </w:tr>
      <w:tr>
        <w:trPr>
          <w:cantSplit w:val="0"/>
          <w:trHeight w:val="770" w:hRule="atLeast"/>
          <w:tblHeader w:val="0"/>
        </w:trPr>
        <w:tc>
          <w:tcPr/>
          <w:p w:rsidR="00000000" w:rsidDel="00000000" w:rsidP="00000000" w:rsidRDefault="00000000" w:rsidRPr="00000000" w14:paraId="000000A8">
            <w:pPr>
              <w:rPr/>
            </w:pPr>
            <w:r w:rsidDel="00000000" w:rsidR="00000000" w:rsidRPr="00000000">
              <w:rPr>
                <w:rtl w:val="0"/>
              </w:rPr>
              <w:t xml:space="preserve">Can multi-agent workflows count?</w:t>
            </w:r>
          </w:p>
        </w:tc>
        <w:tc>
          <w:tcPr/>
          <w:p w:rsidR="00000000" w:rsidDel="00000000" w:rsidP="00000000" w:rsidRDefault="00000000" w:rsidRPr="00000000" w14:paraId="000000A9">
            <w:pPr>
              <w:rPr/>
            </w:pPr>
            <w:r w:rsidDel="00000000" w:rsidR="00000000" w:rsidRPr="00000000">
              <w:rPr>
                <w:rtl w:val="0"/>
              </w:rPr>
              <w:t xml:space="preserve">Not needed</w:t>
            </w:r>
          </w:p>
        </w:tc>
        <w:tc>
          <w:tcPr/>
          <w:p w:rsidR="00000000" w:rsidDel="00000000" w:rsidP="00000000" w:rsidRDefault="00000000" w:rsidRPr="00000000" w14:paraId="000000AA">
            <w:pPr>
              <w:rPr/>
            </w:pPr>
            <w:r w:rsidDel="00000000" w:rsidR="00000000" w:rsidRPr="00000000">
              <w:rPr>
                <w:rtl w:val="0"/>
              </w:rPr>
              <w:t xml:space="preserve">Often part of agentic AI if orchestration &amp; planning exist</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39"/>
        </w:numPr>
        <w:spacing w:after="0" w:afterAutospacing="0" w:before="240" w:lineRule="auto"/>
        <w:ind w:left="720" w:hanging="360"/>
      </w:pPr>
      <w:r w:rsidDel="00000000" w:rsidR="00000000" w:rsidRPr="00000000">
        <w:rPr>
          <w:b w:val="1"/>
          <w:bCs w:val="1"/>
          <w:rtl w:val="0"/>
        </w:rPr>
        <w:t xml:space="preserve">Single AI agent</w:t>
      </w:r>
      <w:r w:rsidDel="00000000" w:rsidR="00000000" w:rsidRPr="00000000">
        <w:rPr>
          <w:rtl w:val="0"/>
        </w:rPr>
        <w:t xml:space="preserve"> = good for </w:t>
      </w:r>
      <w:r w:rsidDel="00000000" w:rsidR="00000000" w:rsidRPr="00000000">
        <w:rPr>
          <w:b w:val="1"/>
          <w:bCs w:val="1"/>
          <w:rtl w:val="0"/>
        </w:rPr>
        <w:t xml:space="preserve">simple, linear tasks</w:t>
      </w:r>
      <w:r w:rsidDel="00000000" w:rsidR="00000000" w:rsidRPr="00000000">
        <w:rPr>
          <w:rtl w:val="0"/>
        </w:rPr>
        <w:t xml:space="preserve">.</w:t>
        <w:br w:type="textWrapping"/>
      </w:r>
    </w:p>
    <w:p w:rsidR="00000000" w:rsidDel="00000000" w:rsidP="00000000" w:rsidRDefault="00000000" w:rsidRPr="00000000" w14:paraId="000000AE">
      <w:pPr>
        <w:numPr>
          <w:ilvl w:val="0"/>
          <w:numId w:val="39"/>
        </w:numPr>
        <w:spacing w:after="0" w:afterAutospacing="0" w:before="0" w:beforeAutospacing="0" w:lineRule="auto"/>
        <w:ind w:left="720" w:hanging="360"/>
      </w:pPr>
      <w:r w:rsidDel="00000000" w:rsidR="00000000" w:rsidRPr="00000000">
        <w:rPr>
          <w:b w:val="1"/>
          <w:bCs w:val="1"/>
          <w:rtl w:val="0"/>
        </w:rPr>
        <w:t xml:space="preserve">Agentic AI</w:t>
      </w:r>
      <w:r w:rsidDel="00000000" w:rsidR="00000000" w:rsidRPr="00000000">
        <w:rPr>
          <w:rtl w:val="0"/>
        </w:rPr>
        <w:t xml:space="preserve"> = needed for </w:t>
      </w:r>
      <w:r w:rsidDel="00000000" w:rsidR="00000000" w:rsidRPr="00000000">
        <w:rPr>
          <w:b w:val="1"/>
          <w:bCs w:val="1"/>
          <w:rtl w:val="0"/>
        </w:rPr>
        <w:t xml:space="preserve">complex, multi-step, multi-specialist tasks</w:t>
      </w:r>
      <w:r w:rsidDel="00000000" w:rsidR="00000000" w:rsidRPr="00000000">
        <w:rPr>
          <w:rtl w:val="0"/>
        </w:rPr>
        <w:t xml:space="preserve">.</w:t>
        <w:br w:type="textWrapping"/>
      </w:r>
    </w:p>
    <w:p w:rsidR="00000000" w:rsidDel="00000000" w:rsidP="00000000" w:rsidRDefault="00000000" w:rsidRPr="00000000" w14:paraId="000000AF">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Multi-agent workflow ≠ agentic AI</w:t>
      </w:r>
      <w:r w:rsidDel="00000000" w:rsidR="00000000" w:rsidRPr="00000000">
        <w:rPr>
          <w:rtl w:val="0"/>
        </w:rPr>
        <w:t xml:space="preserve"> unless:</w:t>
        <w:br w:type="textWrapping"/>
      </w:r>
    </w:p>
    <w:p w:rsidR="00000000" w:rsidDel="00000000" w:rsidP="00000000" w:rsidRDefault="00000000" w:rsidRPr="00000000" w14:paraId="000000B0">
      <w:pPr>
        <w:numPr>
          <w:ilvl w:val="1"/>
          <w:numId w:val="39"/>
        </w:numPr>
        <w:spacing w:after="0" w:afterAutospacing="0" w:before="0" w:beforeAutospacing="0" w:lineRule="auto"/>
        <w:ind w:left="1440" w:hanging="360"/>
      </w:pPr>
      <w:r w:rsidDel="00000000" w:rsidR="00000000" w:rsidRPr="00000000">
        <w:rPr>
          <w:rtl w:val="0"/>
        </w:rPr>
        <w:t xml:space="preserve">Agents </w:t>
      </w:r>
      <w:r w:rsidDel="00000000" w:rsidR="00000000" w:rsidRPr="00000000">
        <w:rPr>
          <w:b w:val="1"/>
          <w:bCs w:val="1"/>
          <w:rtl w:val="0"/>
        </w:rPr>
        <w:t xml:space="preserve">plan autonomously</w:t>
        <w:br w:type="textWrapping"/>
      </w:r>
    </w:p>
    <w:p w:rsidR="00000000" w:rsidDel="00000000" w:rsidP="00000000" w:rsidRDefault="00000000" w:rsidRPr="00000000" w14:paraId="000000B1">
      <w:pPr>
        <w:numPr>
          <w:ilvl w:val="1"/>
          <w:numId w:val="39"/>
        </w:numPr>
        <w:spacing w:after="0" w:afterAutospacing="0" w:before="0" w:beforeAutospacing="0" w:lineRule="auto"/>
        <w:ind w:left="1440" w:hanging="360"/>
      </w:pPr>
      <w:r w:rsidDel="00000000" w:rsidR="00000000" w:rsidRPr="00000000">
        <w:rPr>
          <w:rtl w:val="0"/>
        </w:rPr>
        <w:t xml:space="preserve">Agents </w:t>
      </w:r>
      <w:r w:rsidDel="00000000" w:rsidR="00000000" w:rsidRPr="00000000">
        <w:rPr>
          <w:b w:val="1"/>
          <w:bCs w:val="1"/>
          <w:rtl w:val="0"/>
        </w:rPr>
        <w:t xml:space="preserve">choose tools/paths dynamically</w:t>
        <w:br w:type="textWrapping"/>
      </w:r>
    </w:p>
    <w:p w:rsidR="00000000" w:rsidDel="00000000" w:rsidP="00000000" w:rsidRDefault="00000000" w:rsidRPr="00000000" w14:paraId="000000B2">
      <w:pPr>
        <w:numPr>
          <w:ilvl w:val="1"/>
          <w:numId w:val="39"/>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System supports </w:t>
      </w:r>
      <w:r w:rsidDel="00000000" w:rsidR="00000000" w:rsidRPr="00000000">
        <w:rPr>
          <w:b w:val="1"/>
          <w:bCs w:val="1"/>
          <w:rtl w:val="0"/>
        </w:rPr>
        <w:t xml:space="preserve">memory + goal decomposition</w: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suus3b4oawvv" w:id="11"/>
      <w:bookmarkEnd w:id="11"/>
      <w:r w:rsidDel="00000000" w:rsidR="00000000" w:rsidRPr="00000000">
        <w:rPr>
          <w:b w:val="1"/>
          <w:bCs w:val="1"/>
          <w:sz w:val="34"/>
          <w:szCs w:val="34"/>
          <w:rtl w:val="0"/>
        </w:rPr>
        <w:t xml:space="preserve">Role of LLM</w:t>
      </w:r>
    </w:p>
    <w:p w:rsidR="00000000" w:rsidDel="00000000" w:rsidP="00000000" w:rsidRDefault="00000000" w:rsidRPr="00000000" w14:paraId="000000B4">
      <w:pPr>
        <w:pStyle w:val="Heading2"/>
        <w:keepNext w:val="0"/>
        <w:keepLines w:val="0"/>
        <w:spacing w:after="80" w:lineRule="auto"/>
        <w:rPr>
          <w:b w:val="1"/>
          <w:bCs w:val="1"/>
          <w:sz w:val="26"/>
          <w:szCs w:val="26"/>
        </w:rPr>
      </w:pPr>
      <w:bookmarkStart w:colFirst="0" w:colLast="0" w:name="_tz67indcxy4z" w:id="12"/>
      <w:bookmarkEnd w:id="12"/>
      <w:r w:rsidDel="00000000" w:rsidR="00000000" w:rsidRPr="00000000">
        <w:rPr>
          <w:b w:val="1"/>
          <w:bCs w:val="1"/>
          <w:sz w:val="26"/>
          <w:szCs w:val="26"/>
          <w:rtl w:val="0"/>
        </w:rPr>
        <w:t xml:space="preserve">In Simple AI Agent</w:t>
      </w:r>
    </w:p>
    <w:p w:rsidR="00000000" w:rsidDel="00000000" w:rsidP="00000000" w:rsidRDefault="00000000" w:rsidRPr="00000000" w14:paraId="000000B5">
      <w:pPr>
        <w:spacing w:after="240" w:before="240" w:lineRule="auto"/>
        <w:rPr/>
      </w:pPr>
      <w:r w:rsidDel="00000000" w:rsidR="00000000" w:rsidRPr="00000000">
        <w:rPr>
          <w:rtl w:val="0"/>
        </w:rPr>
        <w:t xml:space="preserve">Even if the agent is single and linear, the LLM is used to:</w:t>
      </w:r>
    </w:p>
    <w:p w:rsidR="00000000" w:rsidDel="00000000" w:rsidP="00000000" w:rsidRDefault="00000000" w:rsidRPr="00000000" w14:paraId="000000B6">
      <w:pPr>
        <w:numPr>
          <w:ilvl w:val="0"/>
          <w:numId w:val="50"/>
        </w:numPr>
        <w:spacing w:after="0" w:afterAutospacing="0" w:before="240" w:lineRule="auto"/>
        <w:ind w:left="720" w:hanging="360"/>
      </w:pPr>
      <w:r w:rsidDel="00000000" w:rsidR="00000000" w:rsidRPr="00000000">
        <w:rPr>
          <w:b w:val="1"/>
          <w:bCs w:val="1"/>
          <w:rtl w:val="0"/>
        </w:rPr>
        <w:t xml:space="preserve">Interpret user input / natural language understanding</w:t>
        <w:br w:type="textWrapping"/>
      </w:r>
    </w:p>
    <w:p w:rsidR="00000000" w:rsidDel="00000000" w:rsidP="00000000" w:rsidRDefault="00000000" w:rsidRPr="00000000" w14:paraId="000000B7">
      <w:pPr>
        <w:numPr>
          <w:ilvl w:val="1"/>
          <w:numId w:val="50"/>
        </w:numPr>
        <w:spacing w:after="0" w:afterAutospacing="0" w:before="0" w:beforeAutospacing="0" w:lineRule="auto"/>
        <w:ind w:left="1440" w:hanging="360"/>
      </w:pPr>
      <w:r w:rsidDel="00000000" w:rsidR="00000000" w:rsidRPr="00000000">
        <w:rPr>
          <w:rtl w:val="0"/>
        </w:rPr>
        <w:t xml:space="preserve">Map user queries to structured data or commands</w:t>
        <w:br w:type="textWrapping"/>
      </w:r>
    </w:p>
    <w:p w:rsidR="00000000" w:rsidDel="00000000" w:rsidP="00000000" w:rsidRDefault="00000000" w:rsidRPr="00000000" w14:paraId="000000B8">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Convert “Show me my last 3 orders” → </w:t>
      </w:r>
      <w:r w:rsidDel="00000000" w:rsidR="00000000" w:rsidRPr="00000000">
        <w:rPr>
          <w:rFonts w:ascii="Roboto Mono" w:cs="Roboto Mono" w:eastAsia="Roboto Mono" w:hAnsi="Roboto Mono"/>
          <w:color w:val="188038"/>
          <w:rtl w:val="0"/>
        </w:rPr>
        <w:t xml:space="preserve">{ "action": "get_orders", "count": 3 }</w:t>
        <w:br w:type="textWrapping"/>
      </w:r>
    </w:p>
    <w:p w:rsidR="00000000" w:rsidDel="00000000" w:rsidP="00000000" w:rsidRDefault="00000000" w:rsidRPr="00000000" w14:paraId="000000B9">
      <w:pPr>
        <w:numPr>
          <w:ilvl w:val="0"/>
          <w:numId w:val="50"/>
        </w:numPr>
        <w:spacing w:after="0" w:afterAutospacing="0" w:before="0" w:beforeAutospacing="0" w:lineRule="auto"/>
        <w:ind w:left="720" w:hanging="360"/>
      </w:pPr>
      <w:r w:rsidDel="00000000" w:rsidR="00000000" w:rsidRPr="00000000">
        <w:rPr>
          <w:b w:val="1"/>
          <w:bCs w:val="1"/>
          <w:rtl w:val="0"/>
        </w:rPr>
        <w:t xml:space="preserve">Generate natural language output</w:t>
        <w:br w:type="textWrapping"/>
      </w:r>
    </w:p>
    <w:p w:rsidR="00000000" w:rsidDel="00000000" w:rsidP="00000000" w:rsidRDefault="00000000" w:rsidRPr="00000000" w14:paraId="000000BA">
      <w:pPr>
        <w:numPr>
          <w:ilvl w:val="1"/>
          <w:numId w:val="50"/>
        </w:numPr>
        <w:spacing w:after="0" w:afterAutospacing="0" w:before="0" w:beforeAutospacing="0" w:lineRule="auto"/>
        <w:ind w:left="1440" w:hanging="360"/>
      </w:pPr>
      <w:r w:rsidDel="00000000" w:rsidR="00000000" w:rsidRPr="00000000">
        <w:rPr>
          <w:rtl w:val="0"/>
        </w:rPr>
        <w:t xml:space="preserve">Produce readable, user-friendly responses</w:t>
        <w:br w:type="textWrapping"/>
      </w:r>
    </w:p>
    <w:p w:rsidR="00000000" w:rsidDel="00000000" w:rsidP="00000000" w:rsidRDefault="00000000" w:rsidRPr="00000000" w14:paraId="000000BB">
      <w:pPr>
        <w:numPr>
          <w:ilvl w:val="1"/>
          <w:numId w:val="50"/>
        </w:numPr>
        <w:spacing w:after="0" w:afterAutospacing="0" w:before="0" w:beforeAutospacing="0" w:lineRule="auto"/>
        <w:ind w:left="1440" w:hanging="360"/>
      </w:pPr>
      <w:r w:rsidDel="00000000" w:rsidR="00000000" w:rsidRPr="00000000">
        <w:rPr>
          <w:rtl w:val="0"/>
        </w:rPr>
        <w:t xml:space="preserve">Example: “Your last 3 orders are Order #123, #124, and #125.”</w:t>
        <w:br w:type="textWrapping"/>
      </w:r>
    </w:p>
    <w:p w:rsidR="00000000" w:rsidDel="00000000" w:rsidP="00000000" w:rsidRDefault="00000000" w:rsidRPr="00000000" w14:paraId="000000BC">
      <w:pPr>
        <w:numPr>
          <w:ilvl w:val="0"/>
          <w:numId w:val="50"/>
        </w:numPr>
        <w:spacing w:after="0" w:afterAutospacing="0" w:before="0" w:beforeAutospacing="0" w:lineRule="auto"/>
        <w:ind w:left="720" w:hanging="360"/>
      </w:pPr>
      <w:r w:rsidDel="00000000" w:rsidR="00000000" w:rsidRPr="00000000">
        <w:rPr>
          <w:b w:val="1"/>
          <w:bCs w:val="1"/>
          <w:rtl w:val="0"/>
        </w:rPr>
        <w:t xml:space="preserve">Light reasoning or formatting</w:t>
        <w:br w:type="textWrapping"/>
      </w:r>
    </w:p>
    <w:p w:rsidR="00000000" w:rsidDel="00000000" w:rsidP="00000000" w:rsidRDefault="00000000" w:rsidRPr="00000000" w14:paraId="000000BD">
      <w:pPr>
        <w:numPr>
          <w:ilvl w:val="1"/>
          <w:numId w:val="50"/>
        </w:numPr>
        <w:spacing w:after="0" w:afterAutospacing="0" w:before="0" w:beforeAutospacing="0" w:lineRule="auto"/>
        <w:ind w:left="1440" w:hanging="360"/>
      </w:pPr>
      <w:r w:rsidDel="00000000" w:rsidR="00000000" w:rsidRPr="00000000">
        <w:rPr>
          <w:rtl w:val="0"/>
        </w:rPr>
        <w:t xml:space="preserve">Summarization, classification, minor calculations, or conditional text formatting</w:t>
        <w:br w:type="textWrapping"/>
      </w:r>
    </w:p>
    <w:p w:rsidR="00000000" w:rsidDel="00000000" w:rsidP="00000000" w:rsidRDefault="00000000" w:rsidRPr="00000000" w14:paraId="000000BE">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If user asks, “Which order is delayed?” → LLM decides how to phrase the answer based on data</w:t>
        <w:br w:type="textWrapping"/>
      </w:r>
    </w:p>
    <w:p w:rsidR="00000000" w:rsidDel="00000000" w:rsidP="00000000" w:rsidRDefault="00000000" w:rsidRPr="00000000" w14:paraId="000000BF">
      <w:pPr>
        <w:numPr>
          <w:ilvl w:val="0"/>
          <w:numId w:val="50"/>
        </w:numPr>
        <w:spacing w:after="0" w:afterAutospacing="0" w:before="0" w:beforeAutospacing="0" w:lineRule="auto"/>
        <w:ind w:left="720" w:hanging="360"/>
      </w:pPr>
      <w:r w:rsidDel="00000000" w:rsidR="00000000" w:rsidRPr="00000000">
        <w:rPr>
          <w:b w:val="1"/>
          <w:bCs w:val="1"/>
          <w:rtl w:val="0"/>
        </w:rPr>
        <w:t xml:space="preserve">Optional prompt-based tool integration</w:t>
        <w:br w:type="textWrapping"/>
      </w:r>
    </w:p>
    <w:p w:rsidR="00000000" w:rsidDel="00000000" w:rsidP="00000000" w:rsidRDefault="00000000" w:rsidRPr="00000000" w14:paraId="000000C0">
      <w:pPr>
        <w:numPr>
          <w:ilvl w:val="1"/>
          <w:numId w:val="50"/>
        </w:numPr>
        <w:spacing w:after="0" w:afterAutospacing="0" w:before="0" w:beforeAutospacing="0" w:lineRule="auto"/>
        <w:ind w:left="1440" w:hanging="360"/>
      </w:pPr>
      <w:r w:rsidDel="00000000" w:rsidR="00000000" w:rsidRPr="00000000">
        <w:rPr>
          <w:rtl w:val="0"/>
        </w:rPr>
        <w:t xml:space="preserve">Calls APIs or tools using prompts:</w:t>
        <w:br w:type="textWrapping"/>
      </w:r>
    </w:p>
    <w:p w:rsidR="00000000" w:rsidDel="00000000" w:rsidP="00000000" w:rsidRDefault="00000000" w:rsidRPr="00000000" w14:paraId="000000C1">
      <w:pPr>
        <w:numPr>
          <w:ilvl w:val="2"/>
          <w:numId w:val="50"/>
        </w:numPr>
        <w:spacing w:after="240" w:before="0" w:beforeAutospacing="0" w:lineRule="auto"/>
        <w:ind w:left="2160" w:hanging="360"/>
      </w:pPr>
      <w:r w:rsidDel="00000000" w:rsidR="00000000" w:rsidRPr="00000000">
        <w:rPr>
          <w:rtl w:val="0"/>
        </w:rPr>
        <w:t xml:space="preserve">Example: “Fetch order data from API X and summarize in 1 sentence”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j4duzvqyb56i" w:id="13"/>
      <w:bookmarkEnd w:id="13"/>
      <w:r w:rsidDel="00000000" w:rsidR="00000000" w:rsidRPr="00000000">
        <w:rPr>
          <w:b w:val="1"/>
          <w:bCs w:val="1"/>
          <w:color w:val="000000"/>
          <w:sz w:val="26"/>
          <w:szCs w:val="26"/>
          <w:rtl w:val="0"/>
        </w:rPr>
        <w:t xml:space="preserve">In Agentic AI</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9.808306709265"/>
        <w:gridCol w:w="2890.7348242811504"/>
        <w:gridCol w:w="4849.456869009584"/>
        <w:tblGridChange w:id="0">
          <w:tblGrid>
            <w:gridCol w:w="1619.808306709265"/>
            <w:gridCol w:w="2890.7348242811504"/>
            <w:gridCol w:w="4849.456869009584"/>
          </w:tblGrid>
        </w:tblGridChange>
      </w:tblGrid>
      <w:tr>
        <w:trPr>
          <w:cantSplit w:val="0"/>
          <w:trHeight w:val="500" w:hRule="atLeast"/>
          <w:tblHeader w:val="0"/>
        </w:trPr>
        <w:tc>
          <w:tcPr/>
          <w:p w:rsidR="00000000" w:rsidDel="00000000" w:rsidP="00000000" w:rsidRDefault="00000000" w:rsidRPr="00000000" w14:paraId="000000C3">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b w:val="1"/>
                <w:bCs w:val="1"/>
                <w:rtl w:val="0"/>
              </w:rPr>
              <w:t xml:space="preserve">Simple AI Agent</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0"/>
              </w:rPr>
              <w:t xml:space="preserve">Agentic AI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6">
            <w:pPr>
              <w:rPr/>
            </w:pPr>
            <w:r w:rsidDel="00000000" w:rsidR="00000000" w:rsidRPr="00000000">
              <w:rPr>
                <w:rtl w:val="0"/>
              </w:rPr>
              <w:t xml:space="preserve">LLM usage</w:t>
            </w:r>
          </w:p>
        </w:tc>
        <w:tc>
          <w:tcPr/>
          <w:p w:rsidR="00000000" w:rsidDel="00000000" w:rsidP="00000000" w:rsidRDefault="00000000" w:rsidRPr="00000000" w14:paraId="000000C7">
            <w:pPr>
              <w:rPr/>
            </w:pPr>
            <w:r w:rsidDel="00000000" w:rsidR="00000000" w:rsidRPr="00000000">
              <w:rPr>
                <w:rtl w:val="0"/>
              </w:rPr>
              <w:t xml:space="preserve">Understanding input + generating output</w:t>
            </w:r>
          </w:p>
        </w:tc>
        <w:tc>
          <w:tcPr/>
          <w:p w:rsidR="00000000" w:rsidDel="00000000" w:rsidP="00000000" w:rsidRDefault="00000000" w:rsidRPr="00000000" w14:paraId="000000C8">
            <w:pPr>
              <w:rPr/>
            </w:pPr>
            <w:r w:rsidDel="00000000" w:rsidR="00000000" w:rsidRPr="00000000">
              <w:rPr>
                <w:rtl w:val="0"/>
              </w:rPr>
              <w:t xml:space="preserve">Also </w:t>
            </w:r>
            <w:r w:rsidDel="00000000" w:rsidR="00000000" w:rsidRPr="00000000">
              <w:rPr>
                <w:b w:val="1"/>
                <w:bCs w:val="1"/>
                <w:rtl w:val="0"/>
              </w:rPr>
              <w:t xml:space="preserve">planning, orchestrating multiple agents/tools, reasoning about sub-goals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9">
            <w:pPr>
              <w:rPr/>
            </w:pPr>
            <w:r w:rsidDel="00000000" w:rsidR="00000000" w:rsidRPr="00000000">
              <w:rPr>
                <w:rtl w:val="0"/>
              </w:rPr>
              <w:t xml:space="preserve">Decision-making</w:t>
            </w:r>
          </w:p>
        </w:tc>
        <w:tc>
          <w:tcPr/>
          <w:p w:rsidR="00000000" w:rsidDel="00000000" w:rsidP="00000000" w:rsidRDefault="00000000" w:rsidRPr="00000000" w14:paraId="000000CA">
            <w:pPr>
              <w:rPr/>
            </w:pPr>
            <w:r w:rsidDel="00000000" w:rsidR="00000000" w:rsidRPr="00000000">
              <w:rPr>
                <w:rtl w:val="0"/>
              </w:rPr>
              <w:t xml:space="preserve">Mostly linear or fixed</w:t>
            </w:r>
          </w:p>
        </w:tc>
        <w:tc>
          <w:tcPr/>
          <w:p w:rsidR="00000000" w:rsidDel="00000000" w:rsidP="00000000" w:rsidRDefault="00000000" w:rsidRPr="00000000" w14:paraId="000000CB">
            <w:pPr>
              <w:rPr/>
            </w:pPr>
            <w:r w:rsidDel="00000000" w:rsidR="00000000" w:rsidRPr="00000000">
              <w:rPr>
                <w:rtl w:val="0"/>
              </w:rPr>
              <w:t xml:space="preserve">Dynamic: which tool/agent to call, in what order</w:t>
            </w:r>
          </w:p>
        </w:tc>
      </w:tr>
      <w:tr>
        <w:trPr>
          <w:cantSplit w:val="0"/>
          <w:trHeight w:val="500" w:hRule="atLeast"/>
          <w:tblHeader w:val="0"/>
        </w:trPr>
        <w:tc>
          <w:tcPr/>
          <w:p w:rsidR="00000000" w:rsidDel="00000000" w:rsidP="00000000" w:rsidRDefault="00000000" w:rsidRPr="00000000" w14:paraId="000000CC">
            <w:pPr>
              <w:rPr/>
            </w:pPr>
            <w:r w:rsidDel="00000000" w:rsidR="00000000" w:rsidRPr="00000000">
              <w:rPr>
                <w:rtl w:val="0"/>
              </w:rPr>
              <w:t xml:space="preserve">Memory</w:t>
            </w:r>
          </w:p>
        </w:tc>
        <w:tc>
          <w:tcPr/>
          <w:p w:rsidR="00000000" w:rsidDel="00000000" w:rsidP="00000000" w:rsidRDefault="00000000" w:rsidRPr="00000000" w14:paraId="000000CD">
            <w:pPr>
              <w:rPr/>
            </w:pPr>
            <w:r w:rsidDel="00000000" w:rsidR="00000000" w:rsidRPr="00000000">
              <w:rPr>
                <w:rtl w:val="0"/>
              </w:rPr>
              <w:t xml:space="preserve">Optional, short-term</w:t>
            </w:r>
          </w:p>
        </w:tc>
        <w:tc>
          <w:tcPr/>
          <w:p w:rsidR="00000000" w:rsidDel="00000000" w:rsidP="00000000" w:rsidRDefault="00000000" w:rsidRPr="00000000" w14:paraId="000000CE">
            <w:pPr>
              <w:rPr/>
            </w:pPr>
            <w:r w:rsidDel="00000000" w:rsidR="00000000" w:rsidRPr="00000000">
              <w:rPr>
                <w:rtl w:val="0"/>
              </w:rPr>
              <w:t xml:space="preserve">Often long-term, shared among agents</w:t>
            </w:r>
          </w:p>
        </w:tc>
      </w:tr>
      <w:tr>
        <w:trPr>
          <w:cantSplit w:val="0"/>
          <w:trHeight w:val="500" w:hRule="atLeast"/>
          <w:tblHeader w:val="0"/>
        </w:trPr>
        <w:tc>
          <w:tcPr/>
          <w:p w:rsidR="00000000" w:rsidDel="00000000" w:rsidP="00000000" w:rsidRDefault="00000000" w:rsidRPr="00000000" w14:paraId="000000CF">
            <w:pPr>
              <w:rPr/>
            </w:pPr>
            <w:r w:rsidDel="00000000" w:rsidR="00000000" w:rsidRPr="00000000">
              <w:rPr>
                <w:rtl w:val="0"/>
              </w:rPr>
              <w:t xml:space="preserve">Complexity</w:t>
            </w:r>
          </w:p>
        </w:tc>
        <w:tc>
          <w:tcPr/>
          <w:p w:rsidR="00000000" w:rsidDel="00000000" w:rsidP="00000000" w:rsidRDefault="00000000" w:rsidRPr="00000000" w14:paraId="000000D0">
            <w:pPr>
              <w:rPr/>
            </w:pPr>
            <w:r w:rsidDel="00000000" w:rsidR="00000000" w:rsidRPr="00000000">
              <w:rPr>
                <w:rtl w:val="0"/>
              </w:rPr>
              <w:t xml:space="preserve">Low</w:t>
            </w:r>
          </w:p>
        </w:tc>
        <w:tc>
          <w:tcPr/>
          <w:p w:rsidR="00000000" w:rsidDel="00000000" w:rsidP="00000000" w:rsidRDefault="00000000" w:rsidRPr="00000000" w14:paraId="000000D1">
            <w:pPr>
              <w:rPr/>
            </w:pPr>
            <w:r w:rsidDel="00000000" w:rsidR="00000000" w:rsidRPr="00000000">
              <w:rPr>
                <w:rtl w:val="0"/>
              </w:rPr>
              <w:t xml:space="preserve">High</w:t>
            </w:r>
          </w:p>
        </w:tc>
      </w:tr>
    </w:tbl>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7ujmkmniogns" w:id="14"/>
      <w:bookmarkEnd w:id="14"/>
      <w:r w:rsidDel="00000000" w:rsidR="00000000" w:rsidRPr="00000000">
        <w:rPr>
          <w:b w:val="1"/>
          <w:bCs w:val="1"/>
          <w:color w:val="000000"/>
          <w:sz w:val="26"/>
          <w:szCs w:val="26"/>
          <w:rtl w:val="0"/>
        </w:rPr>
        <w:t xml:space="preserve">Example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Simple Agent:</w:t>
      </w:r>
    </w:p>
    <w:p w:rsidR="00000000" w:rsidDel="00000000" w:rsidP="00000000" w:rsidRDefault="00000000" w:rsidRPr="00000000" w14:paraId="000000D4">
      <w:pPr>
        <w:numPr>
          <w:ilvl w:val="0"/>
          <w:numId w:val="30"/>
        </w:numPr>
        <w:spacing w:after="0" w:afterAutospacing="0" w:before="240" w:lineRule="auto"/>
        <w:ind w:left="720" w:hanging="360"/>
      </w:pPr>
      <w:r w:rsidDel="00000000" w:rsidR="00000000" w:rsidRPr="00000000">
        <w:rPr>
          <w:rtl w:val="0"/>
        </w:rPr>
        <w:t xml:space="preserve">User: “Summarize this document”</w:t>
        <w:br w:type="textWrapping"/>
      </w:r>
    </w:p>
    <w:p w:rsidR="00000000" w:rsidDel="00000000" w:rsidP="00000000" w:rsidRDefault="00000000" w:rsidRPr="00000000" w14:paraId="000000D5">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LLM reads text → generates summary → returns to user</w:t>
        <w:br w:type="textWrapping"/>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Agentic AI:</w:t>
      </w:r>
    </w:p>
    <w:p w:rsidR="00000000" w:rsidDel="00000000" w:rsidP="00000000" w:rsidRDefault="00000000" w:rsidRPr="00000000" w14:paraId="000000D7">
      <w:pPr>
        <w:numPr>
          <w:ilvl w:val="0"/>
          <w:numId w:val="32"/>
        </w:numPr>
        <w:spacing w:after="0" w:afterAutospacing="0" w:before="240" w:lineRule="auto"/>
        <w:ind w:left="720" w:hanging="360"/>
      </w:pPr>
      <w:r w:rsidDel="00000000" w:rsidR="00000000" w:rsidRPr="00000000">
        <w:rPr>
          <w:rtl w:val="0"/>
        </w:rPr>
        <w:t xml:space="preserve">User: “Plan a 3-day trip to Paris with flights, hotels, and attractions”</w:t>
        <w:br w:type="textWrapping"/>
      </w:r>
    </w:p>
    <w:p w:rsidR="00000000" w:rsidDel="00000000" w:rsidP="00000000" w:rsidRDefault="00000000" w:rsidRPr="00000000" w14:paraId="000000D8">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Planner Agent (LLM) decomposes goal → calls Flight Agent, Hotel Agent, Attraction Agent → aggregates results → returns final plan</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takeaway:</w:t>
      </w:r>
    </w:p>
    <w:p w:rsidR="00000000" w:rsidDel="00000000" w:rsidP="00000000" w:rsidRDefault="00000000" w:rsidRPr="00000000" w14:paraId="000000DB">
      <w:pPr>
        <w:spacing w:after="240" w:before="240" w:lineRule="auto"/>
        <w:rPr/>
      </w:pPr>
      <w:r w:rsidDel="00000000" w:rsidR="00000000" w:rsidRPr="00000000">
        <w:rPr>
          <w:b w:val="1"/>
          <w:bCs w:val="1"/>
          <w:rtl w:val="0"/>
        </w:rPr>
        <w:br w:type="textWrapping"/>
      </w:r>
      <w:r w:rsidDel="00000000" w:rsidR="00000000" w:rsidRPr="00000000">
        <w:rPr>
          <w:rtl w:val="0"/>
        </w:rPr>
        <w:t xml:space="preserve"> Even a simple AI agent uses LLM for </w:t>
      </w:r>
      <w:r w:rsidDel="00000000" w:rsidR="00000000" w:rsidRPr="00000000">
        <w:rPr>
          <w:b w:val="1"/>
          <w:bCs w:val="1"/>
          <w:rtl w:val="0"/>
        </w:rPr>
        <w:t xml:space="preserve">language understanding, reasoning, and text generation</w:t>
      </w:r>
      <w:r w:rsidDel="00000000" w:rsidR="00000000" w:rsidRPr="00000000">
        <w:rPr>
          <w:rtl w:val="0"/>
        </w:rPr>
        <w:t xml:space="preserve">, but </w:t>
      </w:r>
      <w:r w:rsidDel="00000000" w:rsidR="00000000" w:rsidRPr="00000000">
        <w:rPr>
          <w:b w:val="1"/>
          <w:bCs w:val="1"/>
          <w:rtl w:val="0"/>
        </w:rPr>
        <w:t xml:space="preserve">does not use it for orchestrating multiple agents or complex goal decomposition</w:t>
      </w:r>
      <w:r w:rsidDel="00000000" w:rsidR="00000000" w:rsidRPr="00000000">
        <w:rPr>
          <w:rtl w:val="0"/>
        </w:rPr>
        <w:t xml:space="preserve">.</w:t>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0"/>
          <w:szCs w:val="30"/>
        </w:rPr>
      </w:pPr>
      <w:bookmarkStart w:colFirst="0" w:colLast="0" w:name="_7wl1np4lif2u" w:id="15"/>
      <w:bookmarkEnd w:id="15"/>
      <w:r w:rsidDel="00000000" w:rsidR="00000000" w:rsidRPr="00000000">
        <w:rPr>
          <w:b w:val="1"/>
          <w:bCs w:val="1"/>
          <w:sz w:val="30"/>
          <w:szCs w:val="30"/>
          <w:rtl w:val="0"/>
        </w:rPr>
        <w:t xml:space="preserve">What Are Workflows in Agentic AI?</w:t>
      </w:r>
    </w:p>
    <w:p w:rsidR="00000000" w:rsidDel="00000000" w:rsidP="00000000" w:rsidRDefault="00000000" w:rsidRPr="00000000" w14:paraId="000000DE">
      <w:pPr>
        <w:spacing w:after="240" w:before="240" w:lineRule="auto"/>
        <w:rPr/>
      </w:pPr>
      <w:r w:rsidDel="00000000" w:rsidR="00000000" w:rsidRPr="00000000">
        <w:rPr>
          <w:rtl w:val="0"/>
        </w:rPr>
        <w:t xml:space="preserve">A </w:t>
      </w:r>
      <w:r w:rsidDel="00000000" w:rsidR="00000000" w:rsidRPr="00000000">
        <w:rPr>
          <w:b w:val="1"/>
          <w:bCs w:val="1"/>
          <w:rtl w:val="0"/>
        </w:rPr>
        <w:t xml:space="preserve">workflow</w:t>
      </w:r>
      <w:r w:rsidDel="00000000" w:rsidR="00000000" w:rsidRPr="00000000">
        <w:rPr>
          <w:rtl w:val="0"/>
        </w:rPr>
        <w:t xml:space="preserve"> in agentic AI is a structured sequence of </w:t>
      </w:r>
      <w:r w:rsidDel="00000000" w:rsidR="00000000" w:rsidRPr="00000000">
        <w:rPr>
          <w:b w:val="1"/>
          <w:bCs w:val="1"/>
          <w:rtl w:val="0"/>
        </w:rPr>
        <w:t xml:space="preserve">steps, rules, and decision points</w:t>
      </w:r>
      <w:r w:rsidDel="00000000" w:rsidR="00000000" w:rsidRPr="00000000">
        <w:rPr>
          <w:rtl w:val="0"/>
        </w:rPr>
        <w:t xml:space="preserve"> that guide how one or more agents (and their tools) should execute a complex task.</w:t>
      </w:r>
    </w:p>
    <w:p w:rsidR="00000000" w:rsidDel="00000000" w:rsidP="00000000" w:rsidRDefault="00000000" w:rsidRPr="00000000" w14:paraId="000000DF">
      <w:pPr>
        <w:spacing w:after="240" w:before="240" w:lineRule="auto"/>
        <w:rPr/>
      </w:pPr>
      <w:r w:rsidDel="00000000" w:rsidR="00000000" w:rsidRPr="00000000">
        <w:rPr>
          <w:rtl w:val="0"/>
        </w:rPr>
        <w:t xml:space="preserve">Think of it as the </w:t>
      </w:r>
      <w:r w:rsidDel="00000000" w:rsidR="00000000" w:rsidRPr="00000000">
        <w:rPr>
          <w:b w:val="1"/>
          <w:bCs w:val="1"/>
          <w:rtl w:val="0"/>
        </w:rPr>
        <w:t xml:space="preserve">playbook</w:t>
      </w:r>
      <w:r w:rsidDel="00000000" w:rsidR="00000000" w:rsidRPr="00000000">
        <w:rPr>
          <w:rtl w:val="0"/>
        </w:rPr>
        <w:t xml:space="preserve"> that ensures the right agent/tool is invoked at the right time, with the right data.</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0"/>
          <w:szCs w:val="30"/>
        </w:rPr>
      </w:pPr>
      <w:bookmarkStart w:colFirst="0" w:colLast="0" w:name="_hqaax8fgaq5l" w:id="16"/>
      <w:bookmarkEnd w:id="16"/>
      <w:r w:rsidDel="00000000" w:rsidR="00000000" w:rsidRPr="00000000">
        <w:rPr>
          <w:b w:val="1"/>
          <w:bCs w:val="1"/>
          <w:sz w:val="30"/>
          <w:szCs w:val="30"/>
          <w:rtl w:val="0"/>
        </w:rPr>
        <w:t xml:space="preserve">Why Do We Need Workflows in Agentic AI?</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b w:val="1"/>
          <w:bCs w:val="1"/>
          <w:rtl w:val="0"/>
        </w:rPr>
        <w:t xml:space="preserve">Structure in Complexity</w:t>
        <w:br w:type="textWrapping"/>
      </w:r>
    </w:p>
    <w:p w:rsidR="00000000" w:rsidDel="00000000" w:rsidP="00000000" w:rsidRDefault="00000000" w:rsidRPr="00000000" w14:paraId="000000E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Real-world tasks often require multiple sub-steps (e.g., search → filter → analyze → summarize).</w:t>
        <w:br w:type="textWrapping"/>
      </w:r>
    </w:p>
    <w:p w:rsidR="00000000" w:rsidDel="00000000" w:rsidP="00000000" w:rsidRDefault="00000000" w:rsidRPr="00000000" w14:paraId="000000E4">
      <w:pPr>
        <w:numPr>
          <w:ilvl w:val="1"/>
          <w:numId w:val="5"/>
        </w:numPr>
        <w:spacing w:after="0" w:afterAutospacing="0" w:before="0" w:beforeAutospacing="0" w:lineRule="auto"/>
        <w:ind w:left="1440" w:hanging="360"/>
      </w:pPr>
      <w:r w:rsidDel="00000000" w:rsidR="00000000" w:rsidRPr="00000000">
        <w:rPr>
          <w:rtl w:val="0"/>
        </w:rPr>
        <w:t xml:space="preserve">A workflow ensures tasks are executed in a </w:t>
      </w:r>
      <w:r w:rsidDel="00000000" w:rsidR="00000000" w:rsidRPr="00000000">
        <w:rPr>
          <w:b w:val="1"/>
          <w:bCs w:val="1"/>
          <w:rtl w:val="0"/>
        </w:rPr>
        <w:t xml:space="preserve">repeatable, predictable order</w:t>
      </w:r>
      <w:r w:rsidDel="00000000" w:rsidR="00000000" w:rsidRPr="00000000">
        <w:rPr>
          <w:rtl w:val="0"/>
        </w:rPr>
        <w:t xml:space="preserve">.</w:t>
        <w:br w:type="textWrapping"/>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b w:val="1"/>
          <w:bCs w:val="1"/>
          <w:rtl w:val="0"/>
        </w:rPr>
        <w:t xml:space="preserve">Multi-Agent Collaboration</w:t>
        <w:br w:type="textWrapping"/>
      </w:r>
    </w:p>
    <w:p w:rsidR="00000000" w:rsidDel="00000000" w:rsidP="00000000" w:rsidRDefault="00000000" w:rsidRPr="00000000" w14:paraId="000000E6">
      <w:pPr>
        <w:numPr>
          <w:ilvl w:val="1"/>
          <w:numId w:val="5"/>
        </w:numPr>
        <w:spacing w:after="0" w:afterAutospacing="0" w:before="0" w:beforeAutospacing="0" w:lineRule="auto"/>
        <w:ind w:left="1440" w:hanging="360"/>
      </w:pPr>
      <w:r w:rsidDel="00000000" w:rsidR="00000000" w:rsidRPr="00000000">
        <w:rPr>
          <w:rtl w:val="0"/>
        </w:rPr>
        <w:t xml:space="preserve">When multiple agents (Planner, Retriever, Executor) are involved, workflows define </w:t>
      </w:r>
      <w:r w:rsidDel="00000000" w:rsidR="00000000" w:rsidRPr="00000000">
        <w:rPr>
          <w:b w:val="1"/>
          <w:bCs w:val="1"/>
          <w:rtl w:val="0"/>
        </w:rPr>
        <w:t xml:space="preserve">who does what, and when</w:t>
      </w:r>
      <w:r w:rsidDel="00000000" w:rsidR="00000000" w:rsidRPr="00000000">
        <w:rPr>
          <w:rtl w:val="0"/>
        </w:rPr>
        <w:t xml:space="preserve">.</w:t>
        <w:br w:type="textWrapping"/>
      </w:r>
    </w:p>
    <w:p w:rsidR="00000000" w:rsidDel="00000000" w:rsidP="00000000" w:rsidRDefault="00000000" w:rsidRPr="00000000" w14:paraId="000000E7">
      <w:pPr>
        <w:numPr>
          <w:ilvl w:val="1"/>
          <w:numId w:val="5"/>
        </w:numPr>
        <w:spacing w:after="0" w:afterAutospacing="0" w:before="0" w:beforeAutospacing="0" w:lineRule="auto"/>
        <w:ind w:left="1440" w:hanging="360"/>
      </w:pPr>
      <w:r w:rsidDel="00000000" w:rsidR="00000000" w:rsidRPr="00000000">
        <w:rPr>
          <w:rtl w:val="0"/>
        </w:rPr>
        <w:t xml:space="preserve">Prevents chaos by making delegation explicit.</w:t>
        <w:br w:type="textWrapping"/>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b w:val="1"/>
          <w:bCs w:val="1"/>
          <w:rtl w:val="0"/>
        </w:rPr>
        <w:t xml:space="preserve">Conditional Logic &amp; Decision-Making</w:t>
        <w:br w:type="textWrapping"/>
      </w:r>
    </w:p>
    <w:p w:rsidR="00000000" w:rsidDel="00000000" w:rsidP="00000000" w:rsidRDefault="00000000" w:rsidRPr="00000000" w14:paraId="000000E9">
      <w:pPr>
        <w:numPr>
          <w:ilvl w:val="1"/>
          <w:numId w:val="5"/>
        </w:numPr>
        <w:spacing w:after="0" w:afterAutospacing="0" w:before="0" w:beforeAutospacing="0" w:lineRule="auto"/>
        <w:ind w:left="1440" w:hanging="360"/>
      </w:pPr>
      <w:r w:rsidDel="00000000" w:rsidR="00000000" w:rsidRPr="00000000">
        <w:rPr>
          <w:rtl w:val="0"/>
        </w:rPr>
        <w:t xml:space="preserve">Not every task is linear.</w:t>
        <w:br w:type="textWrapping"/>
      </w:r>
    </w:p>
    <w:p w:rsidR="00000000" w:rsidDel="00000000" w:rsidP="00000000" w:rsidRDefault="00000000" w:rsidRPr="00000000" w14:paraId="000000EA">
      <w:pPr>
        <w:numPr>
          <w:ilvl w:val="1"/>
          <w:numId w:val="5"/>
        </w:numPr>
        <w:spacing w:after="0" w:afterAutospacing="0" w:before="0" w:beforeAutospacing="0" w:lineRule="auto"/>
        <w:ind w:left="1440" w:hanging="360"/>
      </w:pPr>
      <w:r w:rsidDel="00000000" w:rsidR="00000000" w:rsidRPr="00000000">
        <w:rPr>
          <w:rtl w:val="0"/>
        </w:rPr>
        <w:t xml:space="preserve">Workflows allow </w:t>
      </w:r>
      <w:r w:rsidDel="00000000" w:rsidR="00000000" w:rsidRPr="00000000">
        <w:rPr>
          <w:b w:val="1"/>
          <w:bCs w:val="1"/>
          <w:rtl w:val="0"/>
        </w:rPr>
        <w:t xml:space="preserve">if-else branches, retries, and error handling</w:t>
      </w:r>
      <w:r w:rsidDel="00000000" w:rsidR="00000000" w:rsidRPr="00000000">
        <w:rPr>
          <w:rtl w:val="0"/>
        </w:rPr>
        <w:t xml:space="preserve">, so agents know how to adapt.</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b w:val="1"/>
          <w:bCs w:val="1"/>
          <w:rtl w:val="0"/>
        </w:rPr>
        <w:t xml:space="preserve">Reusability &amp; Automation</w:t>
        <w:br w:type="textWrapping"/>
      </w:r>
    </w:p>
    <w:p w:rsidR="00000000" w:rsidDel="00000000" w:rsidP="00000000" w:rsidRDefault="00000000" w:rsidRPr="00000000" w14:paraId="000000EC">
      <w:pPr>
        <w:numPr>
          <w:ilvl w:val="1"/>
          <w:numId w:val="5"/>
        </w:numPr>
        <w:spacing w:after="0" w:afterAutospacing="0" w:before="0" w:beforeAutospacing="0" w:lineRule="auto"/>
        <w:ind w:left="1440" w:hanging="360"/>
      </w:pPr>
      <w:r w:rsidDel="00000000" w:rsidR="00000000" w:rsidRPr="00000000">
        <w:rPr>
          <w:rtl w:val="0"/>
        </w:rPr>
        <w:t xml:space="preserve">A workflow can be saved and reused across multiple use cases.</w:t>
        <w:br w:type="textWrapping"/>
      </w:r>
    </w:p>
    <w:p w:rsidR="00000000" w:rsidDel="00000000" w:rsidP="00000000" w:rsidRDefault="00000000" w:rsidRPr="00000000" w14:paraId="000000ED">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“Document summarization → Q&amp;A → Store in Vector DB” can be a standard workflow triggered on new documents.</w:t>
        <w:br w:type="textWrapping"/>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b w:val="1"/>
          <w:bCs w:val="1"/>
          <w:rtl w:val="0"/>
        </w:rPr>
        <w:t xml:space="preserve">Auditability &amp; Safety</w:t>
        <w:br w:type="textWrapping"/>
      </w:r>
    </w:p>
    <w:p w:rsidR="00000000" w:rsidDel="00000000" w:rsidP="00000000" w:rsidRDefault="00000000" w:rsidRPr="00000000" w14:paraId="000000EF">
      <w:pPr>
        <w:numPr>
          <w:ilvl w:val="1"/>
          <w:numId w:val="5"/>
        </w:numPr>
        <w:spacing w:after="0" w:afterAutospacing="0" w:before="0" w:beforeAutospacing="0" w:lineRule="auto"/>
        <w:ind w:left="1440" w:hanging="360"/>
      </w:pPr>
      <w:r w:rsidDel="00000000" w:rsidR="00000000" w:rsidRPr="00000000">
        <w:rPr>
          <w:rtl w:val="0"/>
        </w:rPr>
        <w:t xml:space="preserve">Workflows make reasoning and execution </w:t>
      </w:r>
      <w:r w:rsidDel="00000000" w:rsidR="00000000" w:rsidRPr="00000000">
        <w:rPr>
          <w:b w:val="1"/>
          <w:bCs w:val="1"/>
          <w:rtl w:val="0"/>
        </w:rPr>
        <w:t xml:space="preserve">transparent</w:t>
      </w:r>
      <w:r w:rsidDel="00000000" w:rsidR="00000000" w:rsidRPr="00000000">
        <w:rPr>
          <w:rtl w:val="0"/>
        </w:rPr>
        <w:t xml:space="preserve">.</w:t>
        <w:br w:type="textWrapping"/>
      </w:r>
    </w:p>
    <w:p w:rsidR="00000000" w:rsidDel="00000000" w:rsidP="00000000" w:rsidRDefault="00000000" w:rsidRPr="00000000" w14:paraId="000000F0">
      <w:pPr>
        <w:numPr>
          <w:ilvl w:val="1"/>
          <w:numId w:val="5"/>
        </w:numPr>
        <w:spacing w:after="240" w:before="0" w:beforeAutospacing="0" w:lineRule="auto"/>
        <w:ind w:left="1440" w:hanging="360"/>
      </w:pPr>
      <w:r w:rsidDel="00000000" w:rsidR="00000000" w:rsidRPr="00000000">
        <w:rPr>
          <w:rtl w:val="0"/>
        </w:rPr>
        <w:t xml:space="preserve">Easier to debug and apply guardrails at defined points.</w:t>
        <w:br w:type="textWrapping"/>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0"/>
          <w:szCs w:val="30"/>
        </w:rPr>
      </w:pPr>
      <w:bookmarkStart w:colFirst="0" w:colLast="0" w:name="_87ls82cp5vf6" w:id="17"/>
      <w:bookmarkEnd w:id="17"/>
      <w:r w:rsidDel="00000000" w:rsidR="00000000" w:rsidRPr="00000000">
        <w:rPr>
          <w:b w:val="1"/>
          <w:bCs w:val="1"/>
          <w:sz w:val="30"/>
          <w:szCs w:val="30"/>
          <w:rtl w:val="0"/>
        </w:rPr>
        <w:t xml:space="preserve">Example in Action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Task:</w:t>
      </w:r>
      <w:r w:rsidDel="00000000" w:rsidR="00000000" w:rsidRPr="00000000">
        <w:rPr>
          <w:rtl w:val="0"/>
        </w:rPr>
        <w:t xml:space="preserve"> “Generate a market report on electric cars.”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F5">
      <w:pPr>
        <w:numPr>
          <w:ilvl w:val="0"/>
          <w:numId w:val="67"/>
        </w:numPr>
        <w:spacing w:after="0" w:afterAutospacing="0" w:before="240" w:lineRule="auto"/>
        <w:ind w:left="720" w:hanging="360"/>
      </w:pPr>
      <w:r w:rsidDel="00000000" w:rsidR="00000000" w:rsidRPr="00000000">
        <w:rPr>
          <w:b w:val="1"/>
          <w:bCs w:val="1"/>
          <w:rtl w:val="0"/>
        </w:rPr>
        <w:t xml:space="preserve">Research Agent</w:t>
      </w:r>
      <w:r w:rsidDel="00000000" w:rsidR="00000000" w:rsidRPr="00000000">
        <w:rPr>
          <w:rFonts w:ascii="Arial Unicode MS" w:cs="Arial Unicode MS" w:eastAsia="Arial Unicode MS" w:hAnsi="Arial Unicode MS"/>
          <w:rtl w:val="0"/>
        </w:rPr>
        <w:t xml:space="preserve"> → Search and gather articles (via web search tool).</w:t>
        <w:br w:type="textWrapping"/>
      </w:r>
    </w:p>
    <w:p w:rsidR="00000000" w:rsidDel="00000000" w:rsidP="00000000" w:rsidRDefault="00000000" w:rsidRPr="00000000" w14:paraId="000000F6">
      <w:pPr>
        <w:numPr>
          <w:ilvl w:val="0"/>
          <w:numId w:val="67"/>
        </w:numPr>
        <w:spacing w:after="0" w:afterAutospacing="0" w:before="0" w:beforeAutospacing="0" w:lineRule="auto"/>
        <w:ind w:left="720" w:hanging="360"/>
      </w:pPr>
      <w:r w:rsidDel="00000000" w:rsidR="00000000" w:rsidRPr="00000000">
        <w:rPr>
          <w:b w:val="1"/>
          <w:bCs w:val="1"/>
          <w:rtl w:val="0"/>
        </w:rPr>
        <w:t xml:space="preserve">Retriever Agent</w:t>
      </w:r>
      <w:r w:rsidDel="00000000" w:rsidR="00000000" w:rsidRPr="00000000">
        <w:rPr>
          <w:rFonts w:ascii="Arial Unicode MS" w:cs="Arial Unicode MS" w:eastAsia="Arial Unicode MS" w:hAnsi="Arial Unicode MS"/>
          <w:rtl w:val="0"/>
        </w:rPr>
        <w:t xml:space="preserve"> → Extract relevant stats from documents (via Qdrant).</w:t>
        <w:br w:type="textWrapping"/>
      </w:r>
    </w:p>
    <w:p w:rsidR="00000000" w:rsidDel="00000000" w:rsidP="00000000" w:rsidRDefault="00000000" w:rsidRPr="00000000" w14:paraId="000000F7">
      <w:pPr>
        <w:numPr>
          <w:ilvl w:val="0"/>
          <w:numId w:val="67"/>
        </w:numPr>
        <w:spacing w:after="0" w:afterAutospacing="0" w:before="0" w:beforeAutospacing="0" w:lineRule="auto"/>
        <w:ind w:left="720" w:hanging="360"/>
      </w:pPr>
      <w:r w:rsidDel="00000000" w:rsidR="00000000" w:rsidRPr="00000000">
        <w:rPr>
          <w:b w:val="1"/>
          <w:bCs w:val="1"/>
          <w:rtl w:val="0"/>
        </w:rPr>
        <w:t xml:space="preserve">Analyzer Agent</w:t>
      </w:r>
      <w:r w:rsidDel="00000000" w:rsidR="00000000" w:rsidRPr="00000000">
        <w:rPr>
          <w:rFonts w:ascii="Arial Unicode MS" w:cs="Arial Unicode MS" w:eastAsia="Arial Unicode MS" w:hAnsi="Arial Unicode MS"/>
          <w:rtl w:val="0"/>
        </w:rPr>
        <w:t xml:space="preserve"> → Run sentiment + trend analysis.</w:t>
        <w:br w:type="textWrapping"/>
      </w:r>
    </w:p>
    <w:p w:rsidR="00000000" w:rsidDel="00000000" w:rsidP="00000000" w:rsidRDefault="00000000" w:rsidRPr="00000000" w14:paraId="000000F8">
      <w:pPr>
        <w:numPr>
          <w:ilvl w:val="0"/>
          <w:numId w:val="67"/>
        </w:numPr>
        <w:spacing w:after="240" w:before="0" w:beforeAutospacing="0" w:lineRule="auto"/>
        <w:ind w:left="720" w:hanging="360"/>
      </w:pPr>
      <w:r w:rsidDel="00000000" w:rsidR="00000000" w:rsidRPr="00000000">
        <w:rPr>
          <w:b w:val="1"/>
          <w:bCs w:val="1"/>
          <w:rtl w:val="0"/>
        </w:rPr>
        <w:t xml:space="preserve">Writer Agent</w:t>
      </w:r>
      <w:r w:rsidDel="00000000" w:rsidR="00000000" w:rsidRPr="00000000">
        <w:rPr>
          <w:rFonts w:ascii="Arial Unicode MS" w:cs="Arial Unicode MS" w:eastAsia="Arial Unicode MS" w:hAnsi="Arial Unicode MS"/>
          <w:rtl w:val="0"/>
        </w:rPr>
        <w:t xml:space="preserve"> → Summarize findings into a polished report.</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 If step 2 finds no relevant documents, loop back to step 1 with broader search terms.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0"/>
          <w:szCs w:val="30"/>
        </w:rPr>
      </w:pPr>
      <w:bookmarkStart w:colFirst="0" w:colLast="0" w:name="_ptvd0z2avctl" w:id="18"/>
      <w:bookmarkEnd w:id="18"/>
      <w:r w:rsidDel="00000000" w:rsidR="00000000" w:rsidRPr="00000000">
        <w:rPr>
          <w:b w:val="1"/>
          <w:bCs w:val="1"/>
          <w:sz w:val="30"/>
          <w:szCs w:val="30"/>
          <w:rtl w:val="0"/>
        </w:rPr>
        <w:t xml:space="preserve">Without Workflows vs With Workflows</w:t>
      </w:r>
    </w:p>
    <w:p w:rsidR="00000000" w:rsidDel="00000000" w:rsidP="00000000" w:rsidRDefault="00000000" w:rsidRPr="00000000" w14:paraId="000000FC">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Without workflows: Agents may work </w:t>
      </w:r>
      <w:r w:rsidDel="00000000" w:rsidR="00000000" w:rsidRPr="00000000">
        <w:rPr>
          <w:b w:val="1"/>
          <w:bCs w:val="1"/>
          <w:rtl w:val="0"/>
        </w:rPr>
        <w:t xml:space="preserve">ad hoc</w:t>
      </w:r>
      <w:r w:rsidDel="00000000" w:rsidR="00000000" w:rsidRPr="00000000">
        <w:rPr>
          <w:rtl w:val="0"/>
        </w:rPr>
        <w:t xml:space="preserve">, leading to missed steps, duplicated work, or infinite loops.</w:t>
        <w:br w:type="textWrapping"/>
      </w:r>
    </w:p>
    <w:p w:rsidR="00000000" w:rsidDel="00000000" w:rsidP="00000000" w:rsidRDefault="00000000" w:rsidRPr="00000000" w14:paraId="000000FD">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With workflows: Execution is </w:t>
      </w:r>
      <w:r w:rsidDel="00000000" w:rsidR="00000000" w:rsidRPr="00000000">
        <w:rPr>
          <w:b w:val="1"/>
          <w:bCs w:val="1"/>
          <w:rtl w:val="0"/>
        </w:rPr>
        <w:t xml:space="preserve">coordinated, predictable, and efficient</w:t>
      </w:r>
      <w:r w:rsidDel="00000000" w:rsidR="00000000" w:rsidRPr="00000000">
        <w:rPr>
          <w:rtl w:val="0"/>
        </w:rPr>
        <w:t xml:space="preserve">, while still allowing flexibility via branching.</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sz w:val="30"/>
          <w:szCs w:val="30"/>
          <w:rtl w:val="0"/>
        </w:rPr>
        <w:t xml:space="preserve">👉 </w:t>
      </w:r>
      <w:r w:rsidDel="00000000" w:rsidR="00000000" w:rsidRPr="00000000">
        <w:rPr>
          <w:b w:val="1"/>
          <w:bCs w:val="1"/>
          <w:sz w:val="30"/>
          <w:szCs w:val="30"/>
          <w:rtl w:val="0"/>
        </w:rPr>
        <w:t xml:space="preserve">In short:</w:t>
      </w:r>
      <w:r w:rsidDel="00000000" w:rsidR="00000000" w:rsidRPr="00000000">
        <w:rPr>
          <w:b w:val="1"/>
          <w:bCs w:val="1"/>
          <w:rtl w:val="0"/>
        </w:rPr>
        <w:br w:type="textWrapping"/>
      </w:r>
      <w:r w:rsidDel="00000000" w:rsidR="00000000" w:rsidRPr="00000000">
        <w:rPr>
          <w:rtl w:val="0"/>
        </w:rPr>
        <w:t xml:space="preserve"> Workflows are the </w:t>
      </w:r>
      <w:r w:rsidDel="00000000" w:rsidR="00000000" w:rsidRPr="00000000">
        <w:rPr>
          <w:b w:val="1"/>
          <w:bCs w:val="1"/>
          <w:rtl w:val="0"/>
        </w:rPr>
        <w:t xml:space="preserve">orchestration layer</w:t>
      </w:r>
      <w:r w:rsidDel="00000000" w:rsidR="00000000" w:rsidRPr="00000000">
        <w:rPr>
          <w:rtl w:val="0"/>
        </w:rPr>
        <w:t xml:space="preserve"> of agentic AI. They bring order to multi-agent collaboration, making tasks </w:t>
      </w:r>
      <w:r w:rsidDel="00000000" w:rsidR="00000000" w:rsidRPr="00000000">
        <w:rPr>
          <w:b w:val="1"/>
          <w:bCs w:val="1"/>
          <w:rtl w:val="0"/>
        </w:rPr>
        <w:t xml:space="preserve">scalable, reusable, and safe</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rPr>
      </w:pPr>
      <w:bookmarkStart w:colFirst="0" w:colLast="0" w:name="_d2evvct919qe" w:id="19"/>
      <w:bookmarkEnd w:id="19"/>
      <w:r w:rsidDel="00000000" w:rsidR="00000000" w:rsidRPr="00000000">
        <w:rPr>
          <w:rtl w:val="0"/>
        </w:rPr>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pPr>
      <w:bookmarkStart w:colFirst="0" w:colLast="0" w:name="_rg008i2aa2ej" w:id="20"/>
      <w:bookmarkEnd w:id="20"/>
      <w:r w:rsidDel="00000000" w:rsidR="00000000" w:rsidRPr="00000000">
        <w:rPr>
          <w:b w:val="1"/>
          <w:bCs w:val="1"/>
          <w:sz w:val="30"/>
          <w:szCs w:val="30"/>
          <w:rtl w:val="0"/>
        </w:rPr>
        <w:t xml:space="preserve">Workflow-Driven Agentic AI </w:t>
      </w:r>
      <w:r w:rsidDel="00000000" w:rsidR="00000000" w:rsidRPr="00000000">
        <w:rPr>
          <w:rtl w:val="0"/>
        </w:rPr>
        <w:t xml:space="preserve">(“Human-guided orchestration”)</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05">
      <w:pPr>
        <w:numPr>
          <w:ilvl w:val="0"/>
          <w:numId w:val="60"/>
        </w:numPr>
        <w:spacing w:after="0" w:afterAutospacing="0" w:before="240" w:lineRule="auto"/>
        <w:ind w:left="720" w:hanging="360"/>
      </w:pPr>
      <w:r w:rsidDel="00000000" w:rsidR="00000000" w:rsidRPr="00000000">
        <w:rPr>
          <w:rtl w:val="0"/>
        </w:rPr>
        <w:t xml:space="preserve">Developers (or users) </w:t>
      </w:r>
      <w:r w:rsidDel="00000000" w:rsidR="00000000" w:rsidRPr="00000000">
        <w:rPr>
          <w:b w:val="1"/>
          <w:bCs w:val="1"/>
          <w:rtl w:val="0"/>
        </w:rPr>
        <w:t xml:space="preserve">define explicit workflows</w:t>
      </w:r>
      <w:r w:rsidDel="00000000" w:rsidR="00000000" w:rsidRPr="00000000">
        <w:rPr>
          <w:rtl w:val="0"/>
        </w:rPr>
        <w:t xml:space="preserve"> — sequences of agents, tools, and decision rules.</w:t>
        <w:br w:type="textWrapping"/>
      </w:r>
    </w:p>
    <w:p w:rsidR="00000000" w:rsidDel="00000000" w:rsidP="00000000" w:rsidRDefault="00000000" w:rsidRPr="00000000" w14:paraId="00000106">
      <w:pPr>
        <w:numPr>
          <w:ilvl w:val="0"/>
          <w:numId w:val="60"/>
        </w:numPr>
        <w:spacing w:after="240" w:before="0" w:beforeAutospacing="0" w:lineRule="auto"/>
        <w:ind w:left="720" w:hanging="360"/>
      </w:pPr>
      <w:r w:rsidDel="00000000" w:rsidR="00000000" w:rsidRPr="00000000">
        <w:rPr>
          <w:rtl w:val="0"/>
        </w:rPr>
        <w:t xml:space="preserve">The system executes tasks in this </w:t>
      </w:r>
      <w:r w:rsidDel="00000000" w:rsidR="00000000" w:rsidRPr="00000000">
        <w:rPr>
          <w:b w:val="1"/>
          <w:bCs w:val="1"/>
          <w:rtl w:val="0"/>
        </w:rPr>
        <w:t xml:space="preserve">structured, predictable order</w:t>
      </w:r>
      <w:r w:rsidDel="00000000" w:rsidR="00000000" w:rsidRPr="00000000">
        <w:rPr>
          <w:rtl w:val="0"/>
        </w:rPr>
        <w:t xml:space="preserve">.</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08">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Predictable, reproducible outcomes</w:t>
        <w:br w:type="textWrapping"/>
      </w:r>
    </w:p>
    <w:p w:rsidR="00000000" w:rsidDel="00000000" w:rsidP="00000000" w:rsidRDefault="00000000" w:rsidRPr="00000000" w14:paraId="00000109">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Easier to debug and audit</w:t>
        <w:br w:type="textWrapping"/>
      </w:r>
    </w:p>
    <w:p w:rsidR="00000000" w:rsidDel="00000000" w:rsidP="00000000" w:rsidRDefault="00000000" w:rsidRPr="00000000" w14:paraId="0000010A">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Better safety and control (guardrails at known steps)</w:t>
        <w:br w:type="textWrapping"/>
      </w:r>
    </w:p>
    <w:p w:rsidR="00000000" w:rsidDel="00000000" w:rsidP="00000000" w:rsidRDefault="00000000" w:rsidRPr="00000000" w14:paraId="0000010B">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Efficient when the task is well-known and repeatable</w:t>
        <w:br w:type="textWrapping"/>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0D">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Less flexible — may fail if the task deviates from the predefined path</w:t>
        <w:br w:type="textWrapping"/>
      </w:r>
    </w:p>
    <w:p w:rsidR="00000000" w:rsidDel="00000000" w:rsidP="00000000" w:rsidRDefault="00000000" w:rsidRPr="00000000" w14:paraId="0000010E">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Requires manual workflow design upfront</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110">
      <w:pPr>
        <w:numPr>
          <w:ilvl w:val="0"/>
          <w:numId w:val="26"/>
        </w:numPr>
        <w:spacing w:after="240" w:before="240" w:lineRule="auto"/>
        <w:ind w:left="720" w:hanging="360"/>
      </w:pPr>
      <w:r w:rsidDel="00000000" w:rsidR="00000000" w:rsidRPr="00000000">
        <w:rPr>
          <w:rtl w:val="0"/>
        </w:rPr>
        <w:t xml:space="preserve">Customer support automation:</w:t>
        <w:br w:type="textWrapping"/>
        <w:t xml:space="preserve"> Workflow = </w:t>
      </w:r>
      <w:r w:rsidDel="00000000" w:rsidR="00000000" w:rsidRPr="00000000">
        <w:rPr>
          <w:rFonts w:ascii="Arial Unicode MS" w:cs="Arial Unicode MS" w:eastAsia="Arial Unicode MS" w:hAnsi="Arial Unicode MS"/>
          <w:i w:val="1"/>
          <w:iCs w:val="1"/>
          <w:rtl w:val="0"/>
        </w:rPr>
        <w:t xml:space="preserve">Retrieve FAQs → Summarize Answer → Escalate if confidence &lt; threshold</w:t>
      </w:r>
      <w:r w:rsidDel="00000000" w:rsidR="00000000" w:rsidRPr="00000000">
        <w:rPr>
          <w:rtl w:val="0"/>
        </w:rPr>
        <w:t xml:space="preserve">.</w:t>
        <w:br w:type="textWrapping"/>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pPr>
      <w:bookmarkStart w:colFirst="0" w:colLast="0" w:name="_p22ouxrcqada" w:id="21"/>
      <w:bookmarkEnd w:id="21"/>
      <w:r w:rsidDel="00000000" w:rsidR="00000000" w:rsidRPr="00000000">
        <w:rPr>
          <w:b w:val="1"/>
          <w:bCs w:val="1"/>
          <w:sz w:val="30"/>
          <w:szCs w:val="30"/>
          <w:rtl w:val="0"/>
        </w:rPr>
        <w:t xml:space="preserve">Pure Autonomous Agentic AI </w:t>
      </w:r>
      <w:r w:rsidDel="00000000" w:rsidR="00000000" w:rsidRPr="00000000">
        <w:rPr>
          <w:rtl w:val="0"/>
        </w:rPr>
        <w:t xml:space="preserve">(“LLM-planned orchestration”)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14">
      <w:pPr>
        <w:numPr>
          <w:ilvl w:val="0"/>
          <w:numId w:val="91"/>
        </w:numPr>
        <w:spacing w:after="0" w:afterAutospacing="0" w:before="240" w:lineRule="auto"/>
        <w:ind w:left="720" w:hanging="360"/>
      </w:pPr>
      <w:r w:rsidDel="00000000" w:rsidR="00000000" w:rsidRPr="00000000">
        <w:rPr>
          <w:rtl w:val="0"/>
        </w:rPr>
        <w:t xml:space="preserve">The LLM </w:t>
      </w:r>
      <w:r w:rsidDel="00000000" w:rsidR="00000000" w:rsidRPr="00000000">
        <w:rPr>
          <w:b w:val="1"/>
          <w:bCs w:val="1"/>
          <w:rtl w:val="0"/>
        </w:rPr>
        <w:t xml:space="preserve">decides dynamically</w:t>
      </w:r>
      <w:r w:rsidDel="00000000" w:rsidR="00000000" w:rsidRPr="00000000">
        <w:rPr>
          <w:rtl w:val="0"/>
        </w:rPr>
        <w:t xml:space="preserve"> which tools/agents to use and in what order, based on reasoning.</w:t>
        <w:br w:type="textWrapping"/>
      </w:r>
    </w:p>
    <w:p w:rsidR="00000000" w:rsidDel="00000000" w:rsidP="00000000" w:rsidRDefault="00000000" w:rsidRPr="00000000" w14:paraId="00000115">
      <w:pPr>
        <w:numPr>
          <w:ilvl w:val="0"/>
          <w:numId w:val="91"/>
        </w:numPr>
        <w:spacing w:after="240" w:before="0" w:beforeAutospacing="0" w:lineRule="auto"/>
        <w:ind w:left="720" w:hanging="360"/>
      </w:pPr>
      <w:r w:rsidDel="00000000" w:rsidR="00000000" w:rsidRPr="00000000">
        <w:rPr>
          <w:rtl w:val="0"/>
        </w:rPr>
        <w:t xml:space="preserve">No fixed workflow; the LLM is the planner and orchestrator.</w:t>
        <w:br w:type="textWrapping"/>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17">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Extremely flexible (adapts to novel tasks)</w:t>
        <w:br w:type="textWrapping"/>
      </w:r>
    </w:p>
    <w:p w:rsidR="00000000" w:rsidDel="00000000" w:rsidP="00000000" w:rsidRDefault="00000000" w:rsidRPr="00000000" w14:paraId="00000118">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Requires less upfront workflow design</w:t>
        <w:br w:type="textWrapping"/>
      </w:r>
    </w:p>
    <w:p w:rsidR="00000000" w:rsidDel="00000000" w:rsidP="00000000" w:rsidRDefault="00000000" w:rsidRPr="00000000" w14:paraId="00000119">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Can handle open-ended goals</w:t>
        <w:br w:type="textWrapping"/>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1B">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Unpredictable execution paths (harder to audit)</w:t>
        <w:br w:type="textWrapping"/>
      </w:r>
    </w:p>
    <w:p w:rsidR="00000000" w:rsidDel="00000000" w:rsidP="00000000" w:rsidRDefault="00000000" w:rsidRPr="00000000" w14:paraId="0000011C">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Risk of tool misuse or infinite loops</w:t>
        <w:br w:type="textWrapping"/>
      </w:r>
    </w:p>
    <w:p w:rsidR="00000000" w:rsidDel="00000000" w:rsidP="00000000" w:rsidRDefault="00000000" w:rsidRPr="00000000" w14:paraId="0000011D">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Higher latency (reasoning overhead for every decision)</w:t>
        <w:br w:type="textWrapping"/>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11F">
      <w:pPr>
        <w:numPr>
          <w:ilvl w:val="0"/>
          <w:numId w:val="24"/>
        </w:numPr>
        <w:spacing w:after="240" w:before="240" w:lineRule="auto"/>
        <w:ind w:left="720" w:hanging="360"/>
      </w:pPr>
      <w:r w:rsidDel="00000000" w:rsidR="00000000" w:rsidRPr="00000000">
        <w:rPr>
          <w:rtl w:val="0"/>
        </w:rPr>
        <w:t xml:space="preserve">Research assistant:</w:t>
        <w:br w:type="textWrapping"/>
        <w:t xml:space="preserve"> User: “Find links between EV adoption and battery prices.”</w:t>
        <w:br w:type="textWrapping"/>
        <w:t xml:space="preserve"> LLM autonomously decides to: </w:t>
      </w:r>
      <w:r w:rsidDel="00000000" w:rsidR="00000000" w:rsidRPr="00000000">
        <w:rPr>
          <w:rFonts w:ascii="Arial Unicode MS" w:cs="Arial Unicode MS" w:eastAsia="Arial Unicode MS" w:hAnsi="Arial Unicode MS"/>
          <w:i w:val="1"/>
          <w:iCs w:val="1"/>
          <w:rtl w:val="0"/>
        </w:rPr>
        <w:t xml:space="preserve">search web → extract data → correlate trends → summarize</w:t>
      </w:r>
      <w:r w:rsidDel="00000000" w:rsidR="00000000" w:rsidRPr="00000000">
        <w:rPr>
          <w:rtl w:val="0"/>
        </w:rPr>
        <w:t xml:space="preserve">.</w:t>
        <w:br w:type="textWrapping"/>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0"/>
          <w:szCs w:val="30"/>
        </w:rPr>
      </w:pPr>
      <w:bookmarkStart w:colFirst="0" w:colLast="0" w:name="_980ifa7ro6fg" w:id="22"/>
      <w:bookmarkEnd w:id="22"/>
      <w:r w:rsidDel="00000000" w:rsidR="00000000" w:rsidRPr="00000000">
        <w:rPr>
          <w:b w:val="1"/>
          <w:bCs w:val="1"/>
          <w:sz w:val="30"/>
          <w:szCs w:val="30"/>
          <w:rtl w:val="0"/>
        </w:rPr>
        <w:t xml:space="preserve">Key Difference</w:t>
      </w:r>
    </w:p>
    <w:tbl>
      <w:tblPr>
        <w:tblStyle w:val="Table7"/>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5"/>
        <w:gridCol w:w="3155"/>
        <w:gridCol w:w="3170"/>
        <w:tblGridChange w:id="0">
          <w:tblGrid>
            <w:gridCol w:w="1655"/>
            <w:gridCol w:w="3155"/>
            <w:gridCol w:w="3170"/>
          </w:tblGrid>
        </w:tblGridChange>
      </w:tblGrid>
      <w:tr>
        <w:trPr>
          <w:cantSplit w:val="0"/>
          <w:trHeight w:val="500" w:hRule="atLeast"/>
          <w:tblHeader w:val="0"/>
        </w:trPr>
        <w:tc>
          <w:tcPr/>
          <w:p w:rsidR="00000000" w:rsidDel="00000000" w:rsidP="00000000" w:rsidRDefault="00000000" w:rsidRPr="00000000" w14:paraId="00000122">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b w:val="1"/>
                <w:bCs w:val="1"/>
                <w:rtl w:val="0"/>
              </w:rPr>
              <w:t xml:space="preserve">Workflow-Driven</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b w:val="1"/>
                <w:bCs w:val="1"/>
                <w:rtl w:val="0"/>
              </w:rPr>
              <w:t xml:space="preserve">Pure Autonomous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5">
            <w:pPr>
              <w:rPr/>
            </w:pPr>
            <w:r w:rsidDel="00000000" w:rsidR="00000000" w:rsidRPr="00000000">
              <w:rPr>
                <w:b w:val="1"/>
                <w:bCs w:val="1"/>
                <w:rtl w:val="0"/>
              </w:rPr>
              <w:t xml:space="preserve">Control</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High (human designed)</w:t>
            </w:r>
          </w:p>
        </w:tc>
        <w:tc>
          <w:tcPr/>
          <w:p w:rsidR="00000000" w:rsidDel="00000000" w:rsidP="00000000" w:rsidRDefault="00000000" w:rsidRPr="00000000" w14:paraId="00000127">
            <w:pPr>
              <w:rPr/>
            </w:pPr>
            <w:r w:rsidDel="00000000" w:rsidR="00000000" w:rsidRPr="00000000">
              <w:rPr>
                <w:rtl w:val="0"/>
              </w:rPr>
              <w:t xml:space="preserve">Low (LLM decides)</w:t>
            </w:r>
          </w:p>
        </w:tc>
      </w:tr>
      <w:tr>
        <w:trPr>
          <w:cantSplit w:val="0"/>
          <w:trHeight w:val="500" w:hRule="atLeast"/>
          <w:tblHeader w:val="0"/>
        </w:trPr>
        <w:tc>
          <w:tcPr/>
          <w:p w:rsidR="00000000" w:rsidDel="00000000" w:rsidP="00000000" w:rsidRDefault="00000000" w:rsidRPr="00000000" w14:paraId="00000128">
            <w:pPr>
              <w:rPr/>
            </w:pPr>
            <w:r w:rsidDel="00000000" w:rsidR="00000000" w:rsidRPr="00000000">
              <w:rPr>
                <w:b w:val="1"/>
                <w:bCs w:val="1"/>
                <w:rtl w:val="0"/>
              </w:rPr>
              <w:t xml:space="preserve">Flexibility</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Low–Medium</w:t>
            </w:r>
          </w:p>
        </w:tc>
        <w:tc>
          <w:tcPr/>
          <w:p w:rsidR="00000000" w:rsidDel="00000000" w:rsidP="00000000" w:rsidRDefault="00000000" w:rsidRPr="00000000" w14:paraId="0000012A">
            <w:pPr>
              <w:rPr/>
            </w:pPr>
            <w:r w:rsidDel="00000000" w:rsidR="00000000" w:rsidRPr="00000000">
              <w:rPr>
                <w:rtl w:val="0"/>
              </w:rPr>
              <w:t xml:space="preserve">High</w:t>
            </w:r>
          </w:p>
        </w:tc>
      </w:tr>
      <w:tr>
        <w:trPr>
          <w:cantSplit w:val="0"/>
          <w:trHeight w:val="500" w:hRule="atLeast"/>
          <w:tblHeader w:val="0"/>
        </w:trPr>
        <w:tc>
          <w:tcPr/>
          <w:p w:rsidR="00000000" w:rsidDel="00000000" w:rsidP="00000000" w:rsidRDefault="00000000" w:rsidRPr="00000000" w14:paraId="0000012B">
            <w:pPr>
              <w:rPr/>
            </w:pPr>
            <w:r w:rsidDel="00000000" w:rsidR="00000000" w:rsidRPr="00000000">
              <w:rPr>
                <w:b w:val="1"/>
                <w:bCs w:val="1"/>
                <w:rtl w:val="0"/>
              </w:rPr>
              <w:t xml:space="preserve">Transparency</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Clear &amp; auditable</w:t>
            </w:r>
          </w:p>
        </w:tc>
        <w:tc>
          <w:tcPr/>
          <w:p w:rsidR="00000000" w:rsidDel="00000000" w:rsidP="00000000" w:rsidRDefault="00000000" w:rsidRPr="00000000" w14:paraId="0000012D">
            <w:pPr>
              <w:rPr/>
            </w:pPr>
            <w:r w:rsidDel="00000000" w:rsidR="00000000" w:rsidRPr="00000000">
              <w:rPr>
                <w:rtl w:val="0"/>
              </w:rPr>
              <w:t xml:space="preserve">Opaque, harder to debug</w:t>
            </w:r>
          </w:p>
        </w:tc>
      </w:tr>
      <w:tr>
        <w:trPr>
          <w:cantSplit w:val="0"/>
          <w:trHeight w:val="500" w:hRule="atLeast"/>
          <w:tblHeader w:val="0"/>
        </w:trPr>
        <w:tc>
          <w:tcPr/>
          <w:p w:rsidR="00000000" w:rsidDel="00000000" w:rsidP="00000000" w:rsidRDefault="00000000" w:rsidRPr="00000000" w14:paraId="0000012E">
            <w:pPr>
              <w:rPr/>
            </w:pPr>
            <w:r w:rsidDel="00000000" w:rsidR="00000000" w:rsidRPr="00000000">
              <w:rPr>
                <w:b w:val="1"/>
                <w:bCs w:val="1"/>
                <w:rtl w:val="0"/>
              </w:rPr>
              <w:t xml:space="preserve">Best for</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Repeatable business processes</w:t>
            </w:r>
          </w:p>
        </w:tc>
        <w:tc>
          <w:tcPr/>
          <w:p w:rsidR="00000000" w:rsidDel="00000000" w:rsidP="00000000" w:rsidRDefault="00000000" w:rsidRPr="00000000" w14:paraId="00000130">
            <w:pPr>
              <w:rPr/>
            </w:pPr>
            <w:r w:rsidDel="00000000" w:rsidR="00000000" w:rsidRPr="00000000">
              <w:rPr>
                <w:rtl w:val="0"/>
              </w:rPr>
              <w:t xml:space="preserve">Open-ended, exploratory tasks</w:t>
            </w:r>
          </w:p>
        </w:tc>
      </w:tr>
    </w:tbl>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0"/>
          <w:szCs w:val="30"/>
        </w:rPr>
      </w:pPr>
      <w:bookmarkStart w:colFirst="0" w:colLast="0" w:name="_mpd6rg3y0cyj" w:id="23"/>
      <w:bookmarkEnd w:id="23"/>
      <w:r w:rsidDel="00000000" w:rsidR="00000000" w:rsidRPr="00000000">
        <w:rPr>
          <w:b w:val="1"/>
          <w:bCs w:val="1"/>
          <w:sz w:val="30"/>
          <w:szCs w:val="30"/>
          <w:rtl w:val="0"/>
        </w:rPr>
        <w:t xml:space="preserve">Real-World Analogy</w:t>
      </w:r>
    </w:p>
    <w:p w:rsidR="00000000" w:rsidDel="00000000" w:rsidP="00000000" w:rsidRDefault="00000000" w:rsidRPr="00000000" w14:paraId="00000133">
      <w:pPr>
        <w:numPr>
          <w:ilvl w:val="0"/>
          <w:numId w:val="55"/>
        </w:numPr>
        <w:spacing w:after="0" w:afterAutospacing="0" w:before="240" w:lineRule="auto"/>
        <w:ind w:left="720" w:hanging="360"/>
      </w:pPr>
      <w:r w:rsidDel="00000000" w:rsidR="00000000" w:rsidRPr="00000000">
        <w:rPr>
          <w:b w:val="1"/>
          <w:bCs w:val="1"/>
          <w:rtl w:val="0"/>
        </w:rPr>
        <w:t xml:space="preserve">Workflow-driven</w:t>
      </w:r>
      <w:r w:rsidDel="00000000" w:rsidR="00000000" w:rsidRPr="00000000">
        <w:rPr>
          <w:rtl w:val="0"/>
        </w:rPr>
        <w:t xml:space="preserve">: Like an </w:t>
      </w:r>
      <w:r w:rsidDel="00000000" w:rsidR="00000000" w:rsidRPr="00000000">
        <w:rPr>
          <w:b w:val="1"/>
          <w:bCs w:val="1"/>
          <w:rtl w:val="0"/>
        </w:rPr>
        <w:t xml:space="preserve">assembly line</w:t>
      </w:r>
      <w:r w:rsidDel="00000000" w:rsidR="00000000" w:rsidRPr="00000000">
        <w:rPr>
          <w:rtl w:val="0"/>
        </w:rPr>
        <w:t xml:space="preserve"> — every worker (agent) knows their step, and the process is fixed.</w:t>
        <w:br w:type="textWrapping"/>
      </w:r>
    </w:p>
    <w:p w:rsidR="00000000" w:rsidDel="00000000" w:rsidP="00000000" w:rsidRDefault="00000000" w:rsidRPr="00000000" w14:paraId="00000134">
      <w:pPr>
        <w:numPr>
          <w:ilvl w:val="0"/>
          <w:numId w:val="55"/>
        </w:numPr>
        <w:spacing w:after="240" w:before="0" w:beforeAutospacing="0" w:lineRule="auto"/>
        <w:ind w:left="720" w:hanging="360"/>
      </w:pPr>
      <w:r w:rsidDel="00000000" w:rsidR="00000000" w:rsidRPr="00000000">
        <w:rPr>
          <w:b w:val="1"/>
          <w:bCs w:val="1"/>
          <w:rtl w:val="0"/>
        </w:rPr>
        <w:t xml:space="preserve">Autonomous agentic</w:t>
      </w:r>
      <w:r w:rsidDel="00000000" w:rsidR="00000000" w:rsidRPr="00000000">
        <w:rPr>
          <w:rtl w:val="0"/>
        </w:rPr>
        <w:t xml:space="preserve">: Like a </w:t>
      </w:r>
      <w:r w:rsidDel="00000000" w:rsidR="00000000" w:rsidRPr="00000000">
        <w:rPr>
          <w:b w:val="1"/>
          <w:bCs w:val="1"/>
          <w:rtl w:val="0"/>
        </w:rPr>
        <w:t xml:space="preserve">freelancer</w:t>
      </w:r>
      <w:r w:rsidDel="00000000" w:rsidR="00000000" w:rsidRPr="00000000">
        <w:rPr>
          <w:rtl w:val="0"/>
        </w:rPr>
        <w:t xml:space="preserve"> — given a goal, they figure out their own process to get there.</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 Many production systems actually use a </w:t>
      </w:r>
      <w:r w:rsidDel="00000000" w:rsidR="00000000" w:rsidRPr="00000000">
        <w:rPr>
          <w:b w:val="1"/>
          <w:bCs w:val="1"/>
          <w:rtl w:val="0"/>
        </w:rPr>
        <w:t xml:space="preserve">hybrid</w:t>
      </w:r>
      <w:r w:rsidDel="00000000" w:rsidR="00000000" w:rsidRPr="00000000">
        <w:rPr>
          <w:rtl w:val="0"/>
        </w:rPr>
        <w:t xml:space="preserve">:</w:t>
      </w:r>
    </w:p>
    <w:p w:rsidR="00000000" w:rsidDel="00000000" w:rsidP="00000000" w:rsidRDefault="00000000" w:rsidRPr="00000000" w14:paraId="00000137">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workflow skeleton</w:t>
      </w:r>
      <w:r w:rsidDel="00000000" w:rsidR="00000000" w:rsidRPr="00000000">
        <w:rPr>
          <w:rtl w:val="0"/>
        </w:rPr>
        <w:t xml:space="preserve"> (high-level steps fixed),</w:t>
        <w:br w:type="textWrapping"/>
      </w:r>
    </w:p>
    <w:p w:rsidR="00000000" w:rsidDel="00000000" w:rsidP="00000000" w:rsidRDefault="00000000" w:rsidRPr="00000000" w14:paraId="00000138">
      <w:pPr>
        <w:numPr>
          <w:ilvl w:val="0"/>
          <w:numId w:val="10"/>
        </w:numPr>
        <w:spacing w:after="240" w:before="0" w:beforeAutospacing="0" w:lineRule="auto"/>
        <w:ind w:left="720" w:hanging="360"/>
      </w:pPr>
      <w:r w:rsidDel="00000000" w:rsidR="00000000" w:rsidRPr="00000000">
        <w:rPr>
          <w:rtl w:val="0"/>
        </w:rPr>
        <w:t xml:space="preserve">but within each step, the </w:t>
      </w:r>
      <w:r w:rsidDel="00000000" w:rsidR="00000000" w:rsidRPr="00000000">
        <w:rPr>
          <w:b w:val="1"/>
          <w:bCs w:val="1"/>
          <w:rtl w:val="0"/>
        </w:rPr>
        <w:t xml:space="preserve">LLM decides dynamically</w:t>
      </w:r>
      <w:r w:rsidDel="00000000" w:rsidR="00000000" w:rsidRPr="00000000">
        <w:rPr>
          <w:rtl w:val="0"/>
        </w:rPr>
        <w:t xml:space="preserve"> how to proceed.</w:t>
      </w:r>
    </w:p>
    <w:p w:rsidR="00000000" w:rsidDel="00000000" w:rsidP="00000000" w:rsidRDefault="00000000" w:rsidRPr="00000000" w14:paraId="000001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wt14zqff7g1" w:id="24"/>
      <w:bookmarkEnd w:id="24"/>
      <w:r w:rsidDel="00000000" w:rsidR="00000000" w:rsidRPr="00000000">
        <w:rPr>
          <w:b w:val="1"/>
          <w:bCs w:val="1"/>
          <w:sz w:val="34"/>
          <w:szCs w:val="34"/>
          <w:rtl w:val="0"/>
        </w:rPr>
        <w:t xml:space="preserve">Main components in an agentic AI app</w:t>
      </w:r>
    </w:p>
    <w:p w:rsidR="00000000" w:rsidDel="00000000" w:rsidP="00000000" w:rsidRDefault="00000000" w:rsidRPr="00000000" w14:paraId="0000013B">
      <w:pPr>
        <w:numPr>
          <w:ilvl w:val="0"/>
          <w:numId w:val="47"/>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provides the natural language prompt (“Find me the cheapest flight to NYC and put it in my calendar”).</w:t>
        <w:br w:type="textWrapping"/>
      </w:r>
    </w:p>
    <w:p w:rsidR="00000000" w:rsidDel="00000000" w:rsidP="00000000" w:rsidRDefault="00000000" w:rsidRPr="00000000" w14:paraId="0000013C">
      <w:pPr>
        <w:numPr>
          <w:ilvl w:val="0"/>
          <w:numId w:val="47"/>
        </w:numPr>
        <w:spacing w:after="0" w:afterAutospacing="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wraps an </w:t>
      </w:r>
      <w:r w:rsidDel="00000000" w:rsidR="00000000" w:rsidRPr="00000000">
        <w:rPr>
          <w:b w:val="1"/>
          <w:bCs w:val="1"/>
          <w:rtl w:val="0"/>
        </w:rPr>
        <w:t xml:space="preserve">LLM</w:t>
      </w:r>
      <w:r w:rsidDel="00000000" w:rsidR="00000000" w:rsidRPr="00000000">
        <w:rPr>
          <w:rtl w:val="0"/>
        </w:rPr>
        <w:t xml:space="preserve"> and a reasoning loop. The agent is responsible for interpreting the request, deciding which tools to call, in what order, and how to combine results.</w:t>
        <w:br w:type="textWrapping"/>
      </w:r>
    </w:p>
    <w:p w:rsidR="00000000" w:rsidDel="00000000" w:rsidP="00000000" w:rsidRDefault="00000000" w:rsidRPr="00000000" w14:paraId="0000013D">
      <w:pPr>
        <w:numPr>
          <w:ilvl w:val="0"/>
          <w:numId w:val="47"/>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external functions/APIs the agent can invoke (e.g. flight search API, calendar API, database query, embeddings DB).</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b w:val="1"/>
          <w:bCs w:val="1"/>
          <w:rtl w:val="0"/>
        </w:rPr>
        <w:t xml:space="preserve">Memory: </w:t>
      </w:r>
      <w:r w:rsidDel="00000000" w:rsidR="00000000" w:rsidRPr="00000000">
        <w:rPr>
          <w:rtl w:val="0"/>
        </w:rPr>
        <w:t xml:space="preserve">Allows agents to </w:t>
      </w:r>
      <w:r w:rsidDel="00000000" w:rsidR="00000000" w:rsidRPr="00000000">
        <w:rPr>
          <w:b w:val="1"/>
          <w:bCs w:val="1"/>
          <w:rtl w:val="0"/>
        </w:rPr>
        <w:t xml:space="preserve">remember prior decisions, intermediate results, or user preferences</w:t>
      </w:r>
      <w:r w:rsidDel="00000000" w:rsidR="00000000" w:rsidRPr="00000000">
        <w:rPr>
          <w:rtl w:val="0"/>
        </w:rPr>
        <w:t xml:space="preserve">.</w:t>
        <w:br w:type="textWrapping"/>
      </w:r>
    </w:p>
    <w:p w:rsidR="00000000" w:rsidDel="00000000" w:rsidP="00000000" w:rsidRDefault="00000000" w:rsidRPr="00000000" w14:paraId="00000140">
      <w:pPr>
        <w:numPr>
          <w:ilvl w:val="0"/>
          <w:numId w:val="47"/>
        </w:numPr>
        <w:spacing w:after="240" w:before="0" w:beforeAutospacing="0" w:lineRule="auto"/>
        <w:ind w:left="720" w:hanging="360"/>
      </w:pPr>
      <w:r w:rsidDel="00000000" w:rsidR="00000000" w:rsidRPr="00000000">
        <w:rPr>
          <w:b w:val="1"/>
          <w:bCs w:val="1"/>
          <w:rtl w:val="0"/>
        </w:rPr>
        <w:t xml:space="preserve">Orchestrator (optional)</w:t>
      </w:r>
      <w:r w:rsidDel="00000000" w:rsidR="00000000" w:rsidRPr="00000000">
        <w:rPr>
          <w:rtl w:val="0"/>
        </w:rPr>
        <w:t xml:space="preserve">: supervises the agent’s decisions, enforces policies (e.g. rate limits, RBAC, retries).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41obp46ov290" w:id="25"/>
      <w:bookmarkEnd w:id="25"/>
      <w:r w:rsidDel="00000000" w:rsidR="00000000" w:rsidRPr="00000000">
        <w:rPr>
          <w:b w:val="1"/>
          <w:bCs w:val="1"/>
          <w:sz w:val="34"/>
          <w:szCs w:val="34"/>
          <w:rtl w:val="0"/>
        </w:rPr>
        <w:t xml:space="preserve">Data &amp; control flow (step by step)</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kmksglfhbq1u"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(a) User → Agent</w:t>
      </w:r>
    </w:p>
    <w:p w:rsidR="00000000" w:rsidDel="00000000" w:rsidP="00000000" w:rsidRDefault="00000000" w:rsidRPr="00000000" w14:paraId="00000143">
      <w:pPr>
        <w:numPr>
          <w:ilvl w:val="0"/>
          <w:numId w:val="25"/>
        </w:numPr>
        <w:spacing w:after="0" w:afterAutospacing="0" w:before="240" w:lineRule="auto"/>
        <w:ind w:left="720" w:hanging="360"/>
      </w:pPr>
      <w:r w:rsidDel="00000000" w:rsidR="00000000" w:rsidRPr="00000000">
        <w:rPr>
          <w:rtl w:val="0"/>
        </w:rPr>
        <w:t xml:space="preserve">User enters a prompt.</w:t>
        <w:br w:type="textWrapping"/>
      </w:r>
    </w:p>
    <w:p w:rsidR="00000000" w:rsidDel="00000000" w:rsidP="00000000" w:rsidRDefault="00000000" w:rsidRPr="00000000" w14:paraId="00000144">
      <w:pPr>
        <w:numPr>
          <w:ilvl w:val="0"/>
          <w:numId w:val="2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agent</w:t>
      </w:r>
      <w:r w:rsidDel="00000000" w:rsidR="00000000" w:rsidRPr="00000000">
        <w:rPr>
          <w:rtl w:val="0"/>
        </w:rPr>
        <w:t xml:space="preserve"> receives it. The agent includes an </w:t>
      </w:r>
      <w:r w:rsidDel="00000000" w:rsidR="00000000" w:rsidRPr="00000000">
        <w:rPr>
          <w:b w:val="1"/>
          <w:bCs w:val="1"/>
          <w:rtl w:val="0"/>
        </w:rPr>
        <w:t xml:space="preserve">LLM</w:t>
      </w:r>
      <w:r w:rsidDel="00000000" w:rsidR="00000000" w:rsidRPr="00000000">
        <w:rPr>
          <w:rtl w:val="0"/>
        </w:rPr>
        <w:t xml:space="preserve"> plus some execution policy (like ReAct, LangChain agent, or OpenAI Function calling / MCP).</w:t>
        <w:br w:type="textWrapping"/>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m3f4ef8owfxi" w:id="27"/>
      <w:bookmarkEnd w:id="27"/>
      <w:r w:rsidDel="00000000" w:rsidR="00000000" w:rsidRPr="00000000">
        <w:rPr>
          <w:b w:val="1"/>
          <w:bCs w:val="1"/>
          <w:color w:val="000000"/>
          <w:sz w:val="26"/>
          <w:szCs w:val="26"/>
          <w:rtl w:val="0"/>
        </w:rPr>
        <w:t xml:space="preserve">(b) Agent reasoning loop</w:t>
      </w:r>
    </w:p>
    <w:p w:rsidR="00000000" w:rsidDel="00000000" w:rsidP="00000000" w:rsidRDefault="00000000" w:rsidRPr="00000000" w14:paraId="00000146">
      <w:pPr>
        <w:numPr>
          <w:ilvl w:val="0"/>
          <w:numId w:val="8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LLM</w:t>
      </w:r>
      <w:r w:rsidDel="00000000" w:rsidR="00000000" w:rsidRPr="00000000">
        <w:rPr>
          <w:rtl w:val="0"/>
        </w:rPr>
        <w:t xml:space="preserve"> is given:</w:t>
        <w:br w:type="textWrapping"/>
      </w:r>
    </w:p>
    <w:p w:rsidR="00000000" w:rsidDel="00000000" w:rsidP="00000000" w:rsidRDefault="00000000" w:rsidRPr="00000000" w14:paraId="00000147">
      <w:pPr>
        <w:numPr>
          <w:ilvl w:val="1"/>
          <w:numId w:val="80"/>
        </w:numPr>
        <w:spacing w:after="0" w:afterAutospacing="0" w:before="0" w:beforeAutospacing="0" w:lineRule="auto"/>
        <w:ind w:left="1440" w:hanging="360"/>
      </w:pPr>
      <w:r w:rsidDel="00000000" w:rsidR="00000000" w:rsidRPr="00000000">
        <w:rPr>
          <w:rtl w:val="0"/>
        </w:rPr>
        <w:t xml:space="preserve">The user’s request,</w:t>
        <w:br w:type="textWrapping"/>
      </w:r>
    </w:p>
    <w:p w:rsidR="00000000" w:rsidDel="00000000" w:rsidP="00000000" w:rsidRDefault="00000000" w:rsidRPr="00000000" w14:paraId="00000148">
      <w:pPr>
        <w:numPr>
          <w:ilvl w:val="1"/>
          <w:numId w:val="80"/>
        </w:numPr>
        <w:spacing w:after="0" w:afterAutospacing="0" w:before="0" w:beforeAutospacing="0" w:lineRule="auto"/>
        <w:ind w:left="1440" w:hanging="360"/>
      </w:pPr>
      <w:r w:rsidDel="00000000" w:rsidR="00000000" w:rsidRPr="00000000">
        <w:rPr>
          <w:rtl w:val="0"/>
        </w:rPr>
        <w:t xml:space="preserve">The list of available tools (with names, descriptions, input/output schema),</w:t>
        <w:br w:type="textWrapping"/>
      </w:r>
    </w:p>
    <w:p w:rsidR="00000000" w:rsidDel="00000000" w:rsidP="00000000" w:rsidRDefault="00000000" w:rsidRPr="00000000" w14:paraId="00000149">
      <w:pPr>
        <w:numPr>
          <w:ilvl w:val="1"/>
          <w:numId w:val="80"/>
        </w:numPr>
        <w:spacing w:after="0" w:afterAutospacing="0" w:before="0" w:beforeAutospacing="0" w:lineRule="auto"/>
        <w:ind w:left="1440" w:hanging="360"/>
      </w:pPr>
      <w:r w:rsidDel="00000000" w:rsidR="00000000" w:rsidRPr="00000000">
        <w:rPr>
          <w:rtl w:val="0"/>
        </w:rPr>
        <w:t xml:space="preserve">Past conversation context.</w:t>
        <w:br w:type="textWrapping"/>
      </w:r>
    </w:p>
    <w:p w:rsidR="00000000" w:rsidDel="00000000" w:rsidP="00000000" w:rsidRDefault="00000000" w:rsidRPr="00000000" w14:paraId="0000014A">
      <w:pPr>
        <w:numPr>
          <w:ilvl w:val="0"/>
          <w:numId w:val="80"/>
        </w:numPr>
        <w:spacing w:after="0" w:afterAutospacing="0" w:before="0" w:beforeAutospacing="0" w:lineRule="auto"/>
        <w:ind w:left="720" w:hanging="360"/>
      </w:pPr>
      <w:r w:rsidDel="00000000" w:rsidR="00000000" w:rsidRPr="00000000">
        <w:rPr>
          <w:rtl w:val="0"/>
        </w:rPr>
        <w:t xml:space="preserve">The LLM “decides” (by generating text following the agent loop pattern) whether it needs a tool.</w:t>
        <w:br w:type="textWrapping"/>
      </w:r>
    </w:p>
    <w:p w:rsidR="00000000" w:rsidDel="00000000" w:rsidP="00000000" w:rsidRDefault="00000000" w:rsidRPr="00000000" w14:paraId="0000014B">
      <w:pPr>
        <w:numPr>
          <w:ilvl w:val="1"/>
          <w:numId w:val="80"/>
        </w:numPr>
        <w:spacing w:after="0" w:afterAutospacing="0" w:before="0" w:beforeAutospacing="0" w:lineRule="auto"/>
        <w:ind w:left="1440" w:hanging="360"/>
      </w:pPr>
      <w:r w:rsidDel="00000000" w:rsidR="00000000" w:rsidRPr="00000000">
        <w:rPr>
          <w:rtl w:val="0"/>
        </w:rPr>
        <w:t xml:space="preserve">Example: it predicts “I should call </w:t>
      </w: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{from:SFO, to:NYC}</w:t>
      </w:r>
      <w:r w:rsidDel="00000000" w:rsidR="00000000" w:rsidRPr="00000000">
        <w:rPr>
          <w:rtl w:val="0"/>
        </w:rPr>
        <w:t xml:space="preserve">.”</w:t>
        <w:br w:type="textWrapping"/>
      </w:r>
    </w:p>
    <w:p w:rsidR="00000000" w:rsidDel="00000000" w:rsidP="00000000" w:rsidRDefault="00000000" w:rsidRPr="00000000" w14:paraId="0000014C">
      <w:pPr>
        <w:numPr>
          <w:ilvl w:val="1"/>
          <w:numId w:val="80"/>
        </w:numPr>
        <w:spacing w:after="240" w:before="0" w:beforeAutospacing="0" w:lineRule="auto"/>
        <w:ind w:left="1440" w:hanging="360"/>
      </w:pPr>
      <w:r w:rsidDel="00000000" w:rsidR="00000000" w:rsidRPr="00000000">
        <w:rPr>
          <w:rtl w:val="0"/>
        </w:rPr>
        <w:t xml:space="preserve">This is not “hardcoded” — the </w:t>
      </w:r>
      <w:r w:rsidDel="00000000" w:rsidR="00000000" w:rsidRPr="00000000">
        <w:rPr>
          <w:b w:val="1"/>
          <w:bCs w:val="1"/>
          <w:rtl w:val="0"/>
        </w:rPr>
        <w:t xml:space="preserve">LLM itself chooses the tool</w:t>
      </w:r>
      <w:r w:rsidDel="00000000" w:rsidR="00000000" w:rsidRPr="00000000">
        <w:rPr>
          <w:rtl w:val="0"/>
        </w:rPr>
        <w:t xml:space="preserve"> based on the prompt + context.</w:t>
        <w:br w:type="textWrapping"/>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1cqdyk5mw9on" w:id="28"/>
      <w:bookmarkEnd w:id="28"/>
      <w:r w:rsidDel="00000000" w:rsidR="00000000" w:rsidRPr="00000000">
        <w:rPr>
          <w:b w:val="1"/>
          <w:bCs w:val="1"/>
          <w:color w:val="000000"/>
          <w:sz w:val="26"/>
          <w:szCs w:val="26"/>
          <w:rtl w:val="0"/>
        </w:rPr>
        <w:t xml:space="preserve">(c) Tool invocation</w:t>
      </w:r>
    </w:p>
    <w:p w:rsidR="00000000" w:rsidDel="00000000" w:rsidP="00000000" w:rsidRDefault="00000000" w:rsidRPr="00000000" w14:paraId="0000014E">
      <w:pPr>
        <w:numPr>
          <w:ilvl w:val="0"/>
          <w:numId w:val="23"/>
        </w:numPr>
        <w:spacing w:after="0" w:afterAutospacing="0" w:before="240" w:lineRule="auto"/>
        <w:ind w:left="720" w:hanging="360"/>
      </w:pPr>
      <w:r w:rsidDel="00000000" w:rsidR="00000000" w:rsidRPr="00000000">
        <w:rPr>
          <w:rtl w:val="0"/>
        </w:rPr>
        <w:t xml:space="preserve">The agent runtime intercepts that decision and actually calls the tool (HTTP API, SQL, etc.).</w:t>
        <w:br w:type="textWrapping"/>
      </w:r>
    </w:p>
    <w:p w:rsidR="00000000" w:rsidDel="00000000" w:rsidP="00000000" w:rsidRDefault="00000000" w:rsidRPr="00000000" w14:paraId="0000014F">
      <w:pPr>
        <w:numPr>
          <w:ilvl w:val="0"/>
          <w:numId w:val="23"/>
        </w:numPr>
        <w:spacing w:after="240" w:before="0" w:beforeAutospacing="0" w:lineRule="auto"/>
        <w:ind w:left="720" w:hanging="360"/>
      </w:pPr>
      <w:r w:rsidDel="00000000" w:rsidR="00000000" w:rsidRPr="00000000">
        <w:rPr>
          <w:rtl w:val="0"/>
        </w:rPr>
        <w:t xml:space="preserve">The tool returns structured data (JSON, text, etc.) back to the agent runtime.</w:t>
        <w:br w:type="textWrapping"/>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9mwp24vuy8k" w:id="29"/>
      <w:bookmarkEnd w:id="29"/>
      <w:r w:rsidDel="00000000" w:rsidR="00000000" w:rsidRPr="00000000">
        <w:rPr>
          <w:b w:val="1"/>
          <w:bCs w:val="1"/>
          <w:color w:val="000000"/>
          <w:sz w:val="26"/>
          <w:szCs w:val="26"/>
          <w:rtl w:val="0"/>
        </w:rPr>
        <w:t xml:space="preserve">(d) Loop continuation</w:t>
      </w:r>
    </w:p>
    <w:p w:rsidR="00000000" w:rsidDel="00000000" w:rsidP="00000000" w:rsidRDefault="00000000" w:rsidRPr="00000000" w14:paraId="00000151">
      <w:pPr>
        <w:numPr>
          <w:ilvl w:val="0"/>
          <w:numId w:val="42"/>
        </w:numPr>
        <w:spacing w:after="0" w:afterAutospacing="0" w:before="240" w:lineRule="auto"/>
        <w:ind w:left="720" w:hanging="360"/>
      </w:pPr>
      <w:r w:rsidDel="00000000" w:rsidR="00000000" w:rsidRPr="00000000">
        <w:rPr>
          <w:rtl w:val="0"/>
        </w:rPr>
        <w:t xml:space="preserve">The agent passes the tool result back to the LLM, asking “now continue reasoning.”</w:t>
        <w:br w:type="textWrapping"/>
      </w:r>
    </w:p>
    <w:p w:rsidR="00000000" w:rsidDel="00000000" w:rsidP="00000000" w:rsidRDefault="00000000" w:rsidRPr="00000000" w14:paraId="00000152">
      <w:pPr>
        <w:numPr>
          <w:ilvl w:val="0"/>
          <w:numId w:val="42"/>
        </w:numPr>
        <w:spacing w:after="0" w:afterAutospacing="0" w:before="0" w:beforeAutospacing="0" w:lineRule="auto"/>
        <w:ind w:left="720" w:hanging="360"/>
      </w:pPr>
      <w:r w:rsidDel="00000000" w:rsidR="00000000" w:rsidRPr="00000000">
        <w:rPr>
          <w:rtl w:val="0"/>
        </w:rPr>
        <w:t xml:space="preserve">The LLM may:</w:t>
        <w:br w:type="textWrapping"/>
      </w:r>
    </w:p>
    <w:p w:rsidR="00000000" w:rsidDel="00000000" w:rsidP="00000000" w:rsidRDefault="00000000" w:rsidRPr="00000000" w14:paraId="00000153">
      <w:pPr>
        <w:numPr>
          <w:ilvl w:val="1"/>
          <w:numId w:val="42"/>
        </w:numPr>
        <w:spacing w:after="0" w:afterAutospacing="0" w:before="0" w:beforeAutospacing="0" w:lineRule="auto"/>
        <w:ind w:left="1440" w:hanging="360"/>
      </w:pPr>
      <w:r w:rsidDel="00000000" w:rsidR="00000000" w:rsidRPr="00000000">
        <w:rPr>
          <w:rtl w:val="0"/>
        </w:rPr>
        <w:t xml:space="preserve">Call another tool,</w:t>
        <w:br w:type="textWrapping"/>
      </w:r>
    </w:p>
    <w:p w:rsidR="00000000" w:rsidDel="00000000" w:rsidP="00000000" w:rsidRDefault="00000000" w:rsidRPr="00000000" w14:paraId="00000154">
      <w:pPr>
        <w:numPr>
          <w:ilvl w:val="1"/>
          <w:numId w:val="42"/>
        </w:numPr>
        <w:spacing w:after="0" w:afterAutospacing="0" w:before="0" w:beforeAutospacing="0" w:lineRule="auto"/>
        <w:ind w:left="1440" w:hanging="360"/>
      </w:pPr>
      <w:r w:rsidDel="00000000" w:rsidR="00000000" w:rsidRPr="00000000">
        <w:rPr>
          <w:rtl w:val="0"/>
        </w:rPr>
        <w:t xml:space="preserve">Do some reasoning (summarization, calculations),</w:t>
        <w:br w:type="textWrapping"/>
      </w:r>
    </w:p>
    <w:p w:rsidR="00000000" w:rsidDel="00000000" w:rsidP="00000000" w:rsidRDefault="00000000" w:rsidRPr="00000000" w14:paraId="00000155">
      <w:pPr>
        <w:numPr>
          <w:ilvl w:val="1"/>
          <w:numId w:val="42"/>
        </w:numPr>
        <w:spacing w:after="240" w:before="0" w:beforeAutospacing="0" w:lineRule="auto"/>
        <w:ind w:left="1440" w:hanging="360"/>
      </w:pPr>
      <w:r w:rsidDel="00000000" w:rsidR="00000000" w:rsidRPr="00000000">
        <w:rPr>
          <w:rtl w:val="0"/>
        </w:rPr>
        <w:t xml:space="preserve">Or decide to produce the final answer.</w:t>
        <w:br w:type="textWrapping"/>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7kwi0qgbeuvy"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(e) Agent → User</w:t>
      </w:r>
    </w:p>
    <w:p w:rsidR="00000000" w:rsidDel="00000000" w:rsidP="00000000" w:rsidRDefault="00000000" w:rsidRPr="00000000" w14:paraId="00000157">
      <w:pPr>
        <w:numPr>
          <w:ilvl w:val="0"/>
          <w:numId w:val="94"/>
        </w:numPr>
        <w:spacing w:after="240" w:before="240" w:lineRule="auto"/>
        <w:ind w:left="720" w:hanging="360"/>
      </w:pPr>
      <w:r w:rsidDel="00000000" w:rsidR="00000000" w:rsidRPr="00000000">
        <w:rPr>
          <w:rtl w:val="0"/>
        </w:rPr>
        <w:t xml:space="preserve">The agent composes the final response and returns it to the user.</w:t>
      </w:r>
    </w:p>
    <w:p w:rsidR="00000000" w:rsidDel="00000000" w:rsidP="00000000" w:rsidRDefault="00000000" w:rsidRPr="00000000" w14:paraId="000001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28"/>
          <w:szCs w:val="28"/>
        </w:rPr>
      </w:pPr>
      <w:bookmarkStart w:colFirst="0" w:colLast="0" w:name="_q1a2m9dbz7lw" w:id="31"/>
      <w:bookmarkEnd w:id="31"/>
      <w:r w:rsidDel="00000000" w:rsidR="00000000" w:rsidRPr="00000000">
        <w:rPr>
          <w:b w:val="1"/>
          <w:bCs w:val="1"/>
          <w:sz w:val="28"/>
          <w:szCs w:val="28"/>
          <w:rtl w:val="0"/>
        </w:rPr>
        <w:t xml:space="preserve">Data &amp; control flow (step by step)</w:t>
      </w:r>
    </w:p>
    <w:p w:rsidR="00000000" w:rsidDel="00000000" w:rsidP="00000000" w:rsidRDefault="00000000" w:rsidRPr="00000000" w14:paraId="0000015A">
      <w:pPr>
        <w:pStyle w:val="Heading3"/>
        <w:keepNext w:val="0"/>
        <w:keepLines w:val="0"/>
        <w:spacing w:before="280" w:lineRule="auto"/>
        <w:rPr>
          <w:b w:val="1"/>
          <w:bCs w:val="1"/>
          <w:color w:val="000000"/>
          <w:sz w:val="22"/>
          <w:szCs w:val="22"/>
        </w:rPr>
      </w:pPr>
      <w:bookmarkStart w:colFirst="0" w:colLast="0" w:name="_6k4hnce64o1b" w:id="32"/>
      <w:bookmarkEnd w:id="32"/>
      <w:r w:rsidDel="00000000" w:rsidR="00000000" w:rsidRPr="00000000">
        <w:rPr>
          <w:rFonts w:ascii="Arial Unicode MS" w:cs="Arial Unicode MS" w:eastAsia="Arial Unicode MS" w:hAnsi="Arial Unicode MS"/>
          <w:b w:val="1"/>
          <w:bCs w:val="1"/>
          <w:color w:val="000000"/>
          <w:sz w:val="22"/>
          <w:szCs w:val="22"/>
          <w:rtl w:val="0"/>
        </w:rPr>
        <w:t xml:space="preserve">(a) User → Agent</w:t>
      </w:r>
    </w:p>
    <w:p w:rsidR="00000000" w:rsidDel="00000000" w:rsidP="00000000" w:rsidRDefault="00000000" w:rsidRPr="00000000" w14:paraId="0000015B">
      <w:pPr>
        <w:numPr>
          <w:ilvl w:val="0"/>
          <w:numId w:val="70"/>
        </w:numPr>
        <w:spacing w:after="0" w:afterAutospacing="0" w:before="240" w:lineRule="auto"/>
        <w:ind w:left="720" w:hanging="360"/>
      </w:pPr>
      <w:r w:rsidDel="00000000" w:rsidR="00000000" w:rsidRPr="00000000">
        <w:rPr>
          <w:rtl w:val="0"/>
        </w:rPr>
        <w:t xml:space="preserve">User enters a prompt.</w:t>
        <w:br w:type="textWrapping"/>
      </w:r>
    </w:p>
    <w:p w:rsidR="00000000" w:rsidDel="00000000" w:rsidP="00000000" w:rsidRDefault="00000000" w:rsidRPr="00000000" w14:paraId="0000015C">
      <w:pPr>
        <w:numPr>
          <w:ilvl w:val="0"/>
          <w:numId w:val="7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agent</w:t>
      </w:r>
      <w:r w:rsidDel="00000000" w:rsidR="00000000" w:rsidRPr="00000000">
        <w:rPr>
          <w:rtl w:val="0"/>
        </w:rPr>
        <w:t xml:space="preserve"> receives it. The agent includes an </w:t>
      </w:r>
      <w:r w:rsidDel="00000000" w:rsidR="00000000" w:rsidRPr="00000000">
        <w:rPr>
          <w:b w:val="1"/>
          <w:bCs w:val="1"/>
          <w:rtl w:val="0"/>
        </w:rPr>
        <w:t xml:space="preserve">LLM</w:t>
      </w:r>
      <w:r w:rsidDel="00000000" w:rsidR="00000000" w:rsidRPr="00000000">
        <w:rPr>
          <w:rtl w:val="0"/>
        </w:rPr>
        <w:t xml:space="preserve"> plus some execution policy (like ReAct, LangChain agent, or OpenAI Function calling / MCP).</w:t>
      </w:r>
    </w:p>
    <w:p w:rsidR="00000000" w:rsidDel="00000000" w:rsidP="00000000" w:rsidRDefault="00000000" w:rsidRPr="00000000" w14:paraId="0000015D">
      <w:pPr>
        <w:pStyle w:val="Heading3"/>
        <w:keepNext w:val="0"/>
        <w:keepLines w:val="0"/>
        <w:spacing w:before="280" w:lineRule="auto"/>
        <w:rPr>
          <w:b w:val="1"/>
          <w:bCs w:val="1"/>
          <w:color w:val="000000"/>
          <w:sz w:val="22"/>
          <w:szCs w:val="22"/>
        </w:rPr>
      </w:pPr>
      <w:bookmarkStart w:colFirst="0" w:colLast="0" w:name="_fod2fne8vhr5" w:id="33"/>
      <w:bookmarkEnd w:id="33"/>
      <w:r w:rsidDel="00000000" w:rsidR="00000000" w:rsidRPr="00000000">
        <w:rPr>
          <w:b w:val="1"/>
          <w:bCs w:val="1"/>
          <w:color w:val="000000"/>
          <w:sz w:val="22"/>
          <w:szCs w:val="22"/>
          <w:rtl w:val="0"/>
        </w:rPr>
        <w:t xml:space="preserve">(b) Agent reasoning loop</w:t>
      </w:r>
    </w:p>
    <w:p w:rsidR="00000000" w:rsidDel="00000000" w:rsidP="00000000" w:rsidRDefault="00000000" w:rsidRPr="00000000" w14:paraId="0000015E">
      <w:pPr>
        <w:numPr>
          <w:ilvl w:val="0"/>
          <w:numId w:val="6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LLM</w:t>
      </w:r>
      <w:r w:rsidDel="00000000" w:rsidR="00000000" w:rsidRPr="00000000">
        <w:rPr>
          <w:rtl w:val="0"/>
        </w:rPr>
        <w:t xml:space="preserve"> is given:</w:t>
        <w:br w:type="textWrapping"/>
      </w:r>
    </w:p>
    <w:p w:rsidR="00000000" w:rsidDel="00000000" w:rsidP="00000000" w:rsidRDefault="00000000" w:rsidRPr="00000000" w14:paraId="0000015F">
      <w:pPr>
        <w:numPr>
          <w:ilvl w:val="1"/>
          <w:numId w:val="64"/>
        </w:numPr>
        <w:spacing w:after="0" w:afterAutospacing="0" w:before="0" w:beforeAutospacing="0" w:lineRule="auto"/>
        <w:ind w:left="1440" w:hanging="360"/>
      </w:pPr>
      <w:r w:rsidDel="00000000" w:rsidR="00000000" w:rsidRPr="00000000">
        <w:rPr>
          <w:rtl w:val="0"/>
        </w:rPr>
        <w:t xml:space="preserve">The user’s request,</w:t>
        <w:br w:type="textWrapping"/>
      </w:r>
    </w:p>
    <w:p w:rsidR="00000000" w:rsidDel="00000000" w:rsidP="00000000" w:rsidRDefault="00000000" w:rsidRPr="00000000" w14:paraId="00000160">
      <w:pPr>
        <w:numPr>
          <w:ilvl w:val="1"/>
          <w:numId w:val="64"/>
        </w:numPr>
        <w:spacing w:after="0" w:afterAutospacing="0" w:before="0" w:beforeAutospacing="0" w:lineRule="auto"/>
        <w:ind w:left="1440" w:hanging="360"/>
      </w:pPr>
      <w:r w:rsidDel="00000000" w:rsidR="00000000" w:rsidRPr="00000000">
        <w:rPr>
          <w:rtl w:val="0"/>
        </w:rPr>
        <w:t xml:space="preserve">The list of available tools (with names, descriptions, input/output schema),</w:t>
        <w:br w:type="textWrapping"/>
      </w:r>
    </w:p>
    <w:p w:rsidR="00000000" w:rsidDel="00000000" w:rsidP="00000000" w:rsidRDefault="00000000" w:rsidRPr="00000000" w14:paraId="00000161">
      <w:pPr>
        <w:numPr>
          <w:ilvl w:val="1"/>
          <w:numId w:val="64"/>
        </w:numPr>
        <w:spacing w:after="0" w:afterAutospacing="0" w:before="0" w:beforeAutospacing="0" w:lineRule="auto"/>
        <w:ind w:left="1440" w:hanging="360"/>
      </w:pPr>
      <w:r w:rsidDel="00000000" w:rsidR="00000000" w:rsidRPr="00000000">
        <w:rPr>
          <w:rtl w:val="0"/>
        </w:rPr>
        <w:t xml:space="preserve">Past conversation context.</w:t>
        <w:br w:type="textWrapping"/>
      </w:r>
    </w:p>
    <w:p w:rsidR="00000000" w:rsidDel="00000000" w:rsidP="00000000" w:rsidRDefault="00000000" w:rsidRPr="00000000" w14:paraId="00000162">
      <w:pPr>
        <w:numPr>
          <w:ilvl w:val="0"/>
          <w:numId w:val="64"/>
        </w:numPr>
        <w:spacing w:after="0" w:afterAutospacing="0" w:before="0" w:beforeAutospacing="0" w:lineRule="auto"/>
        <w:ind w:left="720" w:hanging="360"/>
      </w:pPr>
      <w:r w:rsidDel="00000000" w:rsidR="00000000" w:rsidRPr="00000000">
        <w:rPr>
          <w:rtl w:val="0"/>
        </w:rPr>
        <w:t xml:space="preserve">The LLM “decides” (by generating text following the agent loop pattern) whether it needs a tool.</w:t>
        <w:br w:type="textWrapping"/>
      </w:r>
    </w:p>
    <w:p w:rsidR="00000000" w:rsidDel="00000000" w:rsidP="00000000" w:rsidRDefault="00000000" w:rsidRPr="00000000" w14:paraId="00000163">
      <w:pPr>
        <w:numPr>
          <w:ilvl w:val="1"/>
          <w:numId w:val="64"/>
        </w:numPr>
        <w:spacing w:after="0" w:afterAutospacing="0" w:before="0" w:beforeAutospacing="0" w:lineRule="auto"/>
        <w:ind w:left="1440" w:hanging="360"/>
      </w:pPr>
      <w:r w:rsidDel="00000000" w:rsidR="00000000" w:rsidRPr="00000000">
        <w:rPr>
          <w:rtl w:val="0"/>
        </w:rPr>
        <w:t xml:space="preserve">Example: it predicts “I should call </w:t>
      </w: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{from:SFO, to:NYC}</w:t>
      </w:r>
      <w:r w:rsidDel="00000000" w:rsidR="00000000" w:rsidRPr="00000000">
        <w:rPr>
          <w:rtl w:val="0"/>
        </w:rPr>
        <w:t xml:space="preserve">.”</w:t>
        <w:br w:type="textWrapping"/>
      </w:r>
    </w:p>
    <w:p w:rsidR="00000000" w:rsidDel="00000000" w:rsidP="00000000" w:rsidRDefault="00000000" w:rsidRPr="00000000" w14:paraId="00000164">
      <w:pPr>
        <w:numPr>
          <w:ilvl w:val="1"/>
          <w:numId w:val="64"/>
        </w:numPr>
        <w:spacing w:after="240" w:before="0" w:beforeAutospacing="0" w:lineRule="auto"/>
        <w:ind w:left="1440" w:hanging="360"/>
      </w:pPr>
      <w:r w:rsidDel="00000000" w:rsidR="00000000" w:rsidRPr="00000000">
        <w:rPr>
          <w:rtl w:val="0"/>
        </w:rPr>
        <w:t xml:space="preserve">This is not “hardcoded” — the </w:t>
      </w:r>
      <w:r w:rsidDel="00000000" w:rsidR="00000000" w:rsidRPr="00000000">
        <w:rPr>
          <w:b w:val="1"/>
          <w:bCs w:val="1"/>
          <w:rtl w:val="0"/>
        </w:rPr>
        <w:t xml:space="preserve">LLM itself chooses the tool</w:t>
      </w:r>
      <w:r w:rsidDel="00000000" w:rsidR="00000000" w:rsidRPr="00000000">
        <w:rPr>
          <w:rtl w:val="0"/>
        </w:rPr>
        <w:t xml:space="preserve"> based on the prompt + context.</w:t>
      </w:r>
    </w:p>
    <w:p w:rsidR="00000000" w:rsidDel="00000000" w:rsidP="00000000" w:rsidRDefault="00000000" w:rsidRPr="00000000" w14:paraId="00000165">
      <w:pPr>
        <w:pStyle w:val="Heading3"/>
        <w:keepNext w:val="0"/>
        <w:keepLines w:val="0"/>
        <w:spacing w:before="280" w:lineRule="auto"/>
        <w:rPr>
          <w:b w:val="1"/>
          <w:bCs w:val="1"/>
          <w:color w:val="000000"/>
          <w:sz w:val="22"/>
          <w:szCs w:val="22"/>
        </w:rPr>
      </w:pPr>
      <w:bookmarkStart w:colFirst="0" w:colLast="0" w:name="_9ooyod8jrxiw" w:id="34"/>
      <w:bookmarkEnd w:id="34"/>
      <w:r w:rsidDel="00000000" w:rsidR="00000000" w:rsidRPr="00000000">
        <w:rPr>
          <w:b w:val="1"/>
          <w:bCs w:val="1"/>
          <w:color w:val="000000"/>
          <w:sz w:val="22"/>
          <w:szCs w:val="22"/>
          <w:rtl w:val="0"/>
        </w:rPr>
        <w:t xml:space="preserve">(c) Tool invocation</w:t>
      </w:r>
    </w:p>
    <w:p w:rsidR="00000000" w:rsidDel="00000000" w:rsidP="00000000" w:rsidRDefault="00000000" w:rsidRPr="00000000" w14:paraId="00000166">
      <w:pPr>
        <w:numPr>
          <w:ilvl w:val="0"/>
          <w:numId w:val="77"/>
        </w:numPr>
        <w:spacing w:after="0" w:afterAutospacing="0" w:before="240" w:lineRule="auto"/>
        <w:ind w:left="720" w:hanging="360"/>
      </w:pPr>
      <w:r w:rsidDel="00000000" w:rsidR="00000000" w:rsidRPr="00000000">
        <w:rPr>
          <w:rtl w:val="0"/>
        </w:rPr>
        <w:t xml:space="preserve">The agent runtime intercepts that decision and actually calls the tool (HTTP API, SQL, etc.).</w:t>
        <w:br w:type="textWrapping"/>
      </w:r>
    </w:p>
    <w:p w:rsidR="00000000" w:rsidDel="00000000" w:rsidP="00000000" w:rsidRDefault="00000000" w:rsidRPr="00000000" w14:paraId="00000167">
      <w:pPr>
        <w:numPr>
          <w:ilvl w:val="0"/>
          <w:numId w:val="77"/>
        </w:numPr>
        <w:spacing w:after="240" w:before="0" w:beforeAutospacing="0" w:lineRule="auto"/>
        <w:ind w:left="720" w:hanging="360"/>
      </w:pPr>
      <w:r w:rsidDel="00000000" w:rsidR="00000000" w:rsidRPr="00000000">
        <w:rPr>
          <w:rtl w:val="0"/>
        </w:rPr>
        <w:t xml:space="preserve">The tool returns structured data (JSON, text, etc.) back to the agent runtime.</w:t>
      </w:r>
    </w:p>
    <w:p w:rsidR="00000000" w:rsidDel="00000000" w:rsidP="00000000" w:rsidRDefault="00000000" w:rsidRPr="00000000" w14:paraId="00000168">
      <w:pPr>
        <w:pStyle w:val="Heading3"/>
        <w:keepNext w:val="0"/>
        <w:keepLines w:val="0"/>
        <w:spacing w:before="280" w:lineRule="auto"/>
        <w:rPr>
          <w:b w:val="1"/>
          <w:bCs w:val="1"/>
          <w:color w:val="000000"/>
          <w:sz w:val="22"/>
          <w:szCs w:val="22"/>
        </w:rPr>
      </w:pPr>
      <w:bookmarkStart w:colFirst="0" w:colLast="0" w:name="_horrocl2hxrs" w:id="35"/>
      <w:bookmarkEnd w:id="35"/>
      <w:r w:rsidDel="00000000" w:rsidR="00000000" w:rsidRPr="00000000">
        <w:rPr>
          <w:b w:val="1"/>
          <w:bCs w:val="1"/>
          <w:color w:val="000000"/>
          <w:sz w:val="22"/>
          <w:szCs w:val="22"/>
          <w:rtl w:val="0"/>
        </w:rPr>
        <w:t xml:space="preserve">(d) Loop continuation</w:t>
      </w:r>
    </w:p>
    <w:p w:rsidR="00000000" w:rsidDel="00000000" w:rsidP="00000000" w:rsidRDefault="00000000" w:rsidRPr="00000000" w14:paraId="00000169">
      <w:pPr>
        <w:numPr>
          <w:ilvl w:val="0"/>
          <w:numId w:val="86"/>
        </w:numPr>
        <w:spacing w:after="0" w:afterAutospacing="0" w:before="240" w:lineRule="auto"/>
        <w:ind w:left="720" w:hanging="360"/>
      </w:pPr>
      <w:r w:rsidDel="00000000" w:rsidR="00000000" w:rsidRPr="00000000">
        <w:rPr>
          <w:rtl w:val="0"/>
        </w:rPr>
        <w:t xml:space="preserve">The agent passes the tool result back to the LLM, asking “now continue reasoning.”</w:t>
        <w:br w:type="textWrapping"/>
      </w:r>
    </w:p>
    <w:p w:rsidR="00000000" w:rsidDel="00000000" w:rsidP="00000000" w:rsidRDefault="00000000" w:rsidRPr="00000000" w14:paraId="0000016A">
      <w:pPr>
        <w:numPr>
          <w:ilvl w:val="0"/>
          <w:numId w:val="86"/>
        </w:numPr>
        <w:spacing w:after="0" w:afterAutospacing="0" w:before="0" w:beforeAutospacing="0" w:lineRule="auto"/>
        <w:ind w:left="720" w:hanging="360"/>
      </w:pPr>
      <w:r w:rsidDel="00000000" w:rsidR="00000000" w:rsidRPr="00000000">
        <w:rPr>
          <w:rtl w:val="0"/>
        </w:rPr>
        <w:t xml:space="preserve">The LLM may:</w:t>
        <w:br w:type="textWrapping"/>
      </w:r>
    </w:p>
    <w:p w:rsidR="00000000" w:rsidDel="00000000" w:rsidP="00000000" w:rsidRDefault="00000000" w:rsidRPr="00000000" w14:paraId="0000016B">
      <w:pPr>
        <w:numPr>
          <w:ilvl w:val="1"/>
          <w:numId w:val="86"/>
        </w:numPr>
        <w:spacing w:after="0" w:afterAutospacing="0" w:before="0" w:beforeAutospacing="0" w:lineRule="auto"/>
        <w:ind w:left="1440" w:hanging="360"/>
      </w:pPr>
      <w:r w:rsidDel="00000000" w:rsidR="00000000" w:rsidRPr="00000000">
        <w:rPr>
          <w:rtl w:val="0"/>
        </w:rPr>
        <w:t xml:space="preserve">Call another tool,</w:t>
        <w:br w:type="textWrapping"/>
      </w:r>
    </w:p>
    <w:p w:rsidR="00000000" w:rsidDel="00000000" w:rsidP="00000000" w:rsidRDefault="00000000" w:rsidRPr="00000000" w14:paraId="0000016C">
      <w:pPr>
        <w:numPr>
          <w:ilvl w:val="1"/>
          <w:numId w:val="86"/>
        </w:numPr>
        <w:spacing w:after="0" w:afterAutospacing="0" w:before="0" w:beforeAutospacing="0" w:lineRule="auto"/>
        <w:ind w:left="1440" w:hanging="360"/>
      </w:pPr>
      <w:r w:rsidDel="00000000" w:rsidR="00000000" w:rsidRPr="00000000">
        <w:rPr>
          <w:rtl w:val="0"/>
        </w:rPr>
        <w:t xml:space="preserve">Do some reasoning (summarization, calculations),</w:t>
        <w:br w:type="textWrapping"/>
      </w:r>
    </w:p>
    <w:p w:rsidR="00000000" w:rsidDel="00000000" w:rsidP="00000000" w:rsidRDefault="00000000" w:rsidRPr="00000000" w14:paraId="0000016D">
      <w:pPr>
        <w:numPr>
          <w:ilvl w:val="1"/>
          <w:numId w:val="86"/>
        </w:numPr>
        <w:spacing w:after="240" w:before="0" w:beforeAutospacing="0" w:lineRule="auto"/>
        <w:ind w:left="1440" w:hanging="360"/>
      </w:pPr>
      <w:r w:rsidDel="00000000" w:rsidR="00000000" w:rsidRPr="00000000">
        <w:rPr>
          <w:rtl w:val="0"/>
        </w:rPr>
        <w:t xml:space="preserve">Or decide to produce the final answer.</w:t>
      </w:r>
    </w:p>
    <w:p w:rsidR="00000000" w:rsidDel="00000000" w:rsidP="00000000" w:rsidRDefault="00000000" w:rsidRPr="00000000" w14:paraId="0000016E">
      <w:pPr>
        <w:pStyle w:val="Heading3"/>
        <w:keepNext w:val="0"/>
        <w:keepLines w:val="0"/>
        <w:spacing w:before="280" w:lineRule="auto"/>
        <w:rPr>
          <w:b w:val="1"/>
          <w:bCs w:val="1"/>
          <w:color w:val="000000"/>
          <w:sz w:val="22"/>
          <w:szCs w:val="22"/>
        </w:rPr>
      </w:pPr>
      <w:bookmarkStart w:colFirst="0" w:colLast="0" w:name="_1o637tmt8782"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(e) Agent → User</w:t>
      </w:r>
    </w:p>
    <w:p w:rsidR="00000000" w:rsidDel="00000000" w:rsidP="00000000" w:rsidRDefault="00000000" w:rsidRPr="00000000" w14:paraId="0000016F">
      <w:pPr>
        <w:numPr>
          <w:ilvl w:val="0"/>
          <w:numId w:val="43"/>
        </w:numPr>
        <w:spacing w:after="240" w:before="240" w:lineRule="auto"/>
        <w:ind w:left="720" w:hanging="360"/>
      </w:pPr>
      <w:r w:rsidDel="00000000" w:rsidR="00000000" w:rsidRPr="00000000">
        <w:rPr>
          <w:rtl w:val="0"/>
        </w:rPr>
        <w:t xml:space="preserve">The agent composes the final response and returns it to the user.</w:t>
      </w:r>
    </w:p>
    <w:p w:rsidR="00000000" w:rsidDel="00000000" w:rsidP="00000000" w:rsidRDefault="00000000" w:rsidRPr="00000000" w14:paraId="00000170">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26"/>
          <w:szCs w:val="26"/>
        </w:rPr>
      </w:pPr>
      <w:bookmarkStart w:colFirst="0" w:colLast="0" w:name="_epyxo8ahf4tz" w:id="37"/>
      <w:bookmarkEnd w:id="37"/>
      <w:r w:rsidDel="00000000" w:rsidR="00000000" w:rsidRPr="00000000">
        <w:rPr>
          <w:rFonts w:ascii="Andika" w:cs="Andika" w:eastAsia="Andika" w:hAnsi="Andika"/>
          <w:b w:val="1"/>
          <w:bCs w:val="1"/>
          <w:sz w:val="26"/>
          <w:szCs w:val="26"/>
          <w:rtl w:val="0"/>
        </w:rPr>
        <w:t xml:space="preserve">1️⃣ What is a Tool in Agentic AI</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tool</w:t>
      </w:r>
      <w:r w:rsidDel="00000000" w:rsidR="00000000" w:rsidRPr="00000000">
        <w:rPr>
          <w:rtl w:val="0"/>
        </w:rPr>
        <w:t xml:space="preserve"> is any external capability, API, or service that an agent can call to </w:t>
      </w:r>
      <w:r w:rsidDel="00000000" w:rsidR="00000000" w:rsidRPr="00000000">
        <w:rPr>
          <w:b w:val="1"/>
          <w:bCs w:val="1"/>
          <w:rtl w:val="0"/>
        </w:rPr>
        <w:t xml:space="preserve">perform actions, fetch data, or compute results</w:t>
      </w:r>
      <w:r w:rsidDel="00000000" w:rsidR="00000000" w:rsidRPr="00000000">
        <w:rPr>
          <w:rtl w:val="0"/>
        </w:rPr>
        <w:t xml:space="preserve">. Tools extend the agent’s capabilities beyond just what the LLM can do by itself.</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74">
      <w:pPr>
        <w:numPr>
          <w:ilvl w:val="0"/>
          <w:numId w:val="69"/>
        </w:numPr>
        <w:spacing w:after="0" w:afterAutospacing="0" w:before="240" w:lineRule="auto"/>
        <w:ind w:left="720" w:hanging="360"/>
      </w:pPr>
      <w:r w:rsidDel="00000000" w:rsidR="00000000" w:rsidRPr="00000000">
        <w:rPr>
          <w:rtl w:val="0"/>
        </w:rPr>
        <w:t xml:space="preserve">Allow agents to interact with the real world or databases.</w:t>
        <w:br w:type="textWrapping"/>
      </w:r>
    </w:p>
    <w:p w:rsidR="00000000" w:rsidDel="00000000" w:rsidP="00000000" w:rsidRDefault="00000000" w:rsidRPr="00000000" w14:paraId="00000175">
      <w:pPr>
        <w:numPr>
          <w:ilvl w:val="0"/>
          <w:numId w:val="69"/>
        </w:numPr>
        <w:spacing w:after="0" w:afterAutospacing="0" w:before="0" w:beforeAutospacing="0" w:lineRule="auto"/>
        <w:ind w:left="720" w:hanging="360"/>
      </w:pPr>
      <w:r w:rsidDel="00000000" w:rsidR="00000000" w:rsidRPr="00000000">
        <w:rPr>
          <w:rtl w:val="0"/>
        </w:rPr>
        <w:t xml:space="preserve">Let agents delegate specialized tasks instead of reasoning everything internally.</w:t>
        <w:br w:type="textWrapping"/>
      </w:r>
    </w:p>
    <w:p w:rsidR="00000000" w:rsidDel="00000000" w:rsidP="00000000" w:rsidRDefault="00000000" w:rsidRPr="00000000" w14:paraId="00000176">
      <w:pPr>
        <w:numPr>
          <w:ilvl w:val="0"/>
          <w:numId w:val="69"/>
        </w:numPr>
        <w:spacing w:after="240" w:before="0" w:beforeAutospacing="0" w:lineRule="auto"/>
        <w:ind w:left="720" w:hanging="360"/>
      </w:pPr>
      <w:r w:rsidDel="00000000" w:rsidR="00000000" w:rsidRPr="00000000">
        <w:rPr>
          <w:rtl w:val="0"/>
        </w:rPr>
        <w:t xml:space="preserve">Enable modular, reusable functionality across multiple agents.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78">
      <w:pPr>
        <w:numPr>
          <w:ilvl w:val="0"/>
          <w:numId w:val="79"/>
        </w:numPr>
        <w:spacing w:after="0" w:afterAutospacing="0" w:before="240" w:lineRule="auto"/>
        <w:ind w:left="720" w:hanging="360"/>
      </w:pPr>
      <w:r w:rsidDel="00000000" w:rsidR="00000000" w:rsidRPr="00000000">
        <w:rPr>
          <w:rtl w:val="0"/>
        </w:rPr>
        <w:t xml:space="preserve">Search API (</w:t>
      </w:r>
      <w:r w:rsidDel="00000000" w:rsidR="00000000" w:rsidRPr="00000000">
        <w:rPr>
          <w:rFonts w:ascii="Roboto Mono" w:cs="Roboto Mono" w:eastAsia="Roboto Mono" w:hAnsi="Roboto Mono"/>
          <w:color w:val="188038"/>
          <w:rtl w:val="0"/>
        </w:rPr>
        <w:t xml:space="preserve">search_flights(query)</w:t>
      </w:r>
      <w:r w:rsidDel="00000000" w:rsidR="00000000" w:rsidRPr="00000000">
        <w:rPr>
          <w:rtl w:val="0"/>
        </w:rPr>
        <w:t xml:space="preserve">)</w:t>
      </w:r>
    </w:p>
    <w:p w:rsidR="00000000" w:rsidDel="00000000" w:rsidP="00000000" w:rsidRDefault="00000000" w:rsidRPr="00000000" w14:paraId="00000179">
      <w:pPr>
        <w:numPr>
          <w:ilvl w:val="0"/>
          <w:numId w:val="79"/>
        </w:numPr>
        <w:spacing w:after="0" w:afterAutospacing="0" w:before="0" w:beforeAutospacing="0" w:lineRule="auto"/>
        <w:ind w:left="720" w:hanging="360"/>
      </w:pPr>
      <w:r w:rsidDel="00000000" w:rsidR="00000000" w:rsidRPr="00000000">
        <w:rPr>
          <w:rtl w:val="0"/>
        </w:rPr>
        <w:t xml:space="preserve">Calculator API (</w:t>
      </w:r>
      <w:r w:rsidDel="00000000" w:rsidR="00000000" w:rsidRPr="00000000">
        <w:rPr>
          <w:rFonts w:ascii="Roboto Mono" w:cs="Roboto Mono" w:eastAsia="Roboto Mono" w:hAnsi="Roboto Mono"/>
          <w:color w:val="188038"/>
          <w:rtl w:val="0"/>
        </w:rPr>
        <w:t xml:space="preserve">compute(expression)</w:t>
      </w:r>
      <w:r w:rsidDel="00000000" w:rsidR="00000000" w:rsidRPr="00000000">
        <w:rPr>
          <w:rtl w:val="0"/>
        </w:rPr>
        <w:t xml:space="preserve">)</w:t>
      </w:r>
    </w:p>
    <w:p w:rsidR="00000000" w:rsidDel="00000000" w:rsidP="00000000" w:rsidRDefault="00000000" w:rsidRPr="00000000" w14:paraId="0000017A">
      <w:pPr>
        <w:numPr>
          <w:ilvl w:val="0"/>
          <w:numId w:val="79"/>
        </w:numPr>
        <w:spacing w:after="0" w:afterAutospacing="0" w:before="0" w:beforeAutospacing="0" w:lineRule="auto"/>
        <w:ind w:left="720" w:hanging="360"/>
      </w:pPr>
      <w:r w:rsidDel="00000000" w:rsidR="00000000" w:rsidRPr="00000000">
        <w:rPr>
          <w:rtl w:val="0"/>
        </w:rPr>
        <w:t xml:space="preserve">Qdrant embedding or retrieval service</w:t>
      </w:r>
    </w:p>
    <w:p w:rsidR="00000000" w:rsidDel="00000000" w:rsidP="00000000" w:rsidRDefault="00000000" w:rsidRPr="00000000" w14:paraId="0000017B">
      <w:pPr>
        <w:numPr>
          <w:ilvl w:val="0"/>
          <w:numId w:val="79"/>
        </w:numPr>
        <w:spacing w:after="240" w:before="0" w:beforeAutospacing="0" w:lineRule="auto"/>
        <w:ind w:left="720" w:hanging="360"/>
      </w:pPr>
      <w:r w:rsidDel="00000000" w:rsidR="00000000" w:rsidRPr="00000000">
        <w:rPr>
          <w:rtl w:val="0"/>
        </w:rPr>
        <w:t xml:space="preserve">Internal CRM or order database API</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26"/>
          <w:szCs w:val="26"/>
        </w:rPr>
      </w:pPr>
      <w:bookmarkStart w:colFirst="0" w:colLast="0" w:name="_79itl6z3udtu" w:id="38"/>
      <w:bookmarkEnd w:id="38"/>
      <w:r w:rsidDel="00000000" w:rsidR="00000000" w:rsidRPr="00000000">
        <w:rPr>
          <w:rFonts w:ascii="Andika" w:cs="Andika" w:eastAsia="Andika" w:hAnsi="Andika"/>
          <w:b w:val="1"/>
          <w:bCs w:val="1"/>
          <w:sz w:val="26"/>
          <w:szCs w:val="26"/>
          <w:rtl w:val="0"/>
        </w:rPr>
        <w:t xml:space="preserve">2️⃣ Essential Components of a Tool</w:t>
      </w:r>
    </w:p>
    <w:p w:rsidR="00000000" w:rsidDel="00000000" w:rsidP="00000000" w:rsidRDefault="00000000" w:rsidRPr="00000000" w14:paraId="0000017E">
      <w:pPr>
        <w:spacing w:after="240" w:before="240" w:lineRule="auto"/>
        <w:rPr/>
      </w:pPr>
      <w:r w:rsidDel="00000000" w:rsidR="00000000" w:rsidRPr="00000000">
        <w:rPr>
          <w:rtl w:val="0"/>
        </w:rPr>
        <w:t xml:space="preserve">A tool typically has the following </w:t>
      </w:r>
      <w:r w:rsidDel="00000000" w:rsidR="00000000" w:rsidRPr="00000000">
        <w:rPr>
          <w:b w:val="1"/>
          <w:bCs w:val="1"/>
          <w:rtl w:val="0"/>
        </w:rPr>
        <w:t xml:space="preserve">components</w:t>
      </w:r>
      <w:r w:rsidDel="00000000" w:rsidR="00000000" w:rsidRPr="00000000">
        <w:rPr>
          <w:rtl w:val="0"/>
        </w:rPr>
        <w:t xml:space="preserve">:</w:t>
      </w:r>
    </w:p>
    <w:tbl>
      <w:tblPr>
        <w:tblStyle w:val="Table8"/>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0"/>
        <w:gridCol w:w="5735"/>
        <w:tblGridChange w:id="0">
          <w:tblGrid>
            <w:gridCol w:w="3170"/>
            <w:gridCol w:w="5735"/>
          </w:tblGrid>
        </w:tblGridChange>
      </w:tblGrid>
      <w:tr>
        <w:trPr>
          <w:cantSplit w:val="0"/>
          <w:trHeight w:val="500" w:hRule="atLeast"/>
          <w:tblHeader w:val="0"/>
        </w:trPr>
        <w:tc>
          <w:tcPr/>
          <w:p w:rsidR="00000000" w:rsidDel="00000000" w:rsidP="00000000" w:rsidRDefault="00000000" w:rsidRPr="00000000" w14:paraId="0000017F">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81">
            <w:pPr>
              <w:rPr/>
            </w:pPr>
            <w:r w:rsidDel="00000000" w:rsidR="00000000" w:rsidRPr="00000000">
              <w:rPr>
                <w:b w:val="1"/>
                <w:bCs w:val="1"/>
                <w:rtl w:val="0"/>
              </w:rPr>
              <w:t xml:space="preserve">Name / ID</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Unique identifier for the tool (e.g., </w:t>
            </w: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183">
            <w:pPr>
              <w:rPr/>
            </w:pPr>
            <w:r w:rsidDel="00000000" w:rsidR="00000000" w:rsidRPr="00000000">
              <w:rPr>
                <w:b w:val="1"/>
                <w:bCs w:val="1"/>
                <w:rtl w:val="0"/>
              </w:rPr>
              <w:t xml:space="preserve">Input Schema / Parameters</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Defines what the tool expects (e.g.,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185">
            <w:pPr>
              <w:rPr/>
            </w:pPr>
            <w:r w:rsidDel="00000000" w:rsidR="00000000" w:rsidRPr="00000000">
              <w:rPr>
                <w:b w:val="1"/>
                <w:bCs w:val="1"/>
                <w:rtl w:val="0"/>
              </w:rPr>
              <w:t xml:space="preserve">Output Schema</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Defines what the tool returns (e.g., </w:t>
            </w:r>
            <w:r w:rsidDel="00000000" w:rsidR="00000000" w:rsidRPr="00000000">
              <w:rPr>
                <w:rFonts w:ascii="Roboto Mono" w:cs="Roboto Mono" w:eastAsia="Roboto Mono" w:hAnsi="Roboto Mono"/>
                <w:color w:val="188038"/>
                <w:rtl w:val="0"/>
              </w:rPr>
              <w:t xml:space="preserve">flights[]</w:t>
            </w:r>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187">
            <w:pPr>
              <w:rPr/>
            </w:pPr>
            <w:r w:rsidDel="00000000" w:rsidR="00000000" w:rsidRPr="00000000">
              <w:rPr>
                <w:b w:val="1"/>
                <w:bCs w:val="1"/>
                <w:rtl w:val="0"/>
              </w:rPr>
              <w:t xml:space="preserve">Execution Logic</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The function or API call that actually performs the action</w:t>
            </w:r>
          </w:p>
        </w:tc>
      </w:tr>
      <w:tr>
        <w:trPr>
          <w:cantSplit w:val="0"/>
          <w:trHeight w:val="500" w:hRule="atLeast"/>
          <w:tblHeader w:val="0"/>
        </w:trPr>
        <w:tc>
          <w:tcPr/>
          <w:p w:rsidR="00000000" w:rsidDel="00000000" w:rsidP="00000000" w:rsidRDefault="00000000" w:rsidRPr="00000000" w14:paraId="00000189">
            <w:pPr>
              <w:rPr/>
            </w:pPr>
            <w:r w:rsidDel="00000000" w:rsidR="00000000" w:rsidRPr="00000000">
              <w:rPr>
                <w:b w:val="1"/>
                <w:bCs w:val="1"/>
                <w:rtl w:val="0"/>
              </w:rPr>
              <w:t xml:space="preserve">Description / Documentation</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Helps the agent understand when and how to use it</w:t>
            </w:r>
          </w:p>
        </w:tc>
      </w:tr>
      <w:tr>
        <w:trPr>
          <w:cantSplit w:val="0"/>
          <w:trHeight w:val="500" w:hRule="atLeast"/>
          <w:tblHeader w:val="0"/>
        </w:trPr>
        <w:tc>
          <w:tcPr/>
          <w:p w:rsidR="00000000" w:rsidDel="00000000" w:rsidP="00000000" w:rsidRDefault="00000000" w:rsidRPr="00000000" w14:paraId="0000018B">
            <w:pPr>
              <w:rPr/>
            </w:pPr>
            <w:r w:rsidDel="00000000" w:rsidR="00000000" w:rsidRPr="00000000">
              <w:rPr>
                <w:b w:val="1"/>
                <w:bCs w:val="1"/>
                <w:rtl w:val="0"/>
              </w:rPr>
              <w:t xml:space="preserve">Optional Metadata</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e.g., timeout, retry policy, authentication info</w:t>
            </w:r>
          </w:p>
        </w:tc>
      </w:tr>
    </w:tbl>
    <w:p w:rsidR="00000000" w:rsidDel="00000000" w:rsidP="00000000" w:rsidRDefault="00000000" w:rsidRPr="00000000" w14:paraId="0000018D">
      <w:pPr>
        <w:pStyle w:val="Heading2"/>
        <w:keepNext w:val="0"/>
        <w:keepLines w:val="0"/>
        <w:spacing w:after="80" w:lineRule="auto"/>
        <w:rPr>
          <w:b w:val="1"/>
          <w:bCs w:val="1"/>
          <w:sz w:val="26"/>
          <w:szCs w:val="26"/>
        </w:rPr>
      </w:pPr>
      <w:bookmarkStart w:colFirst="0" w:colLast="0" w:name="_ticfjl7latkl" w:id="39"/>
      <w:bookmarkEnd w:id="39"/>
      <w:r w:rsidDel="00000000" w:rsidR="00000000" w:rsidRPr="00000000">
        <w:rPr>
          <w:rFonts w:ascii="Andika" w:cs="Andika" w:eastAsia="Andika" w:hAnsi="Andika"/>
          <w:b w:val="1"/>
          <w:bCs w:val="1"/>
          <w:sz w:val="26"/>
          <w:szCs w:val="26"/>
          <w:rtl w:val="0"/>
        </w:rPr>
        <w:t xml:space="preserve">3️⃣ Creating a Tool — Example</w:t>
      </w:r>
    </w:p>
    <w:p w:rsidR="00000000" w:rsidDel="00000000" w:rsidP="00000000" w:rsidRDefault="00000000" w:rsidRPr="00000000" w14:paraId="0000018E">
      <w:pPr>
        <w:spacing w:after="240" w:before="240" w:lineRule="auto"/>
        <w:rPr/>
      </w:pPr>
      <w:r w:rsidDel="00000000" w:rsidR="00000000" w:rsidRPr="00000000">
        <w:rPr>
          <w:rtl w:val="0"/>
        </w:rPr>
        <w:t xml:space="preserve">Suppose we want a tool for </w:t>
      </w:r>
      <w:r w:rsidDel="00000000" w:rsidR="00000000" w:rsidRPr="00000000">
        <w:rPr>
          <w:b w:val="1"/>
          <w:bCs w:val="1"/>
          <w:rtl w:val="0"/>
        </w:rPr>
        <w:t xml:space="preserve">searching flights</w:t>
      </w:r>
      <w:r w:rsidDel="00000000" w:rsidR="00000000" w:rsidRPr="00000000">
        <w:rPr>
          <w:rtl w:val="0"/>
        </w:rPr>
        <w:t xml:space="preserve">.</w:t>
      </w:r>
    </w:p>
    <w:p w:rsidR="00000000" w:rsidDel="00000000" w:rsidP="00000000" w:rsidRDefault="00000000" w:rsidRPr="00000000" w14:paraId="0000018F">
      <w:pPr>
        <w:pStyle w:val="Heading3"/>
        <w:keepNext w:val="0"/>
        <w:keepLines w:val="0"/>
        <w:spacing w:before="280" w:lineRule="auto"/>
        <w:rPr>
          <w:b w:val="1"/>
          <w:bCs w:val="1"/>
          <w:color w:val="000000"/>
          <w:sz w:val="24"/>
          <w:szCs w:val="24"/>
        </w:rPr>
      </w:pPr>
      <w:bookmarkStart w:colFirst="0" w:colLast="0" w:name="_cq85xxfnzn7b" w:id="40"/>
      <w:bookmarkEnd w:id="40"/>
      <w:r w:rsidDel="00000000" w:rsidR="00000000" w:rsidRPr="00000000">
        <w:rPr>
          <w:b w:val="1"/>
          <w:bCs w:val="1"/>
          <w:color w:val="000000"/>
          <w:sz w:val="24"/>
          <w:szCs w:val="24"/>
          <w:rtl w:val="0"/>
        </w:rPr>
        <w:t xml:space="preserve">(A) Define the Tool Metadata</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"searchFlights",</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"Flight Search Tool",</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"Searches available flights for a given origin, destination, and date.",</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"input_schema": {</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 {"type": "string"},</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"destination": {"type": "string"},</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{"type": "string", "format": "date"}</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["origin", "destination", "date"]</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"output_schema": {</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"flights": {</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"array",</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"flight_number": {"type": "string"},</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{"type": "number"},</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"departure_time": {"type": "string"}</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4"/>
          <w:szCs w:val="24"/>
        </w:rPr>
      </w:pPr>
      <w:bookmarkStart w:colFirst="0" w:colLast="0" w:name="_txgwnklqhnvh" w:id="41"/>
      <w:bookmarkEnd w:id="41"/>
      <w:r w:rsidDel="00000000" w:rsidR="00000000" w:rsidRPr="00000000">
        <w:rPr>
          <w:b w:val="1"/>
          <w:bCs w:val="1"/>
          <w:color w:val="000000"/>
          <w:sz w:val="24"/>
          <w:szCs w:val="24"/>
          <w:rtl w:val="0"/>
        </w:rPr>
        <w:t xml:space="preserve">(B) Implement the Execution Logic</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search_flights_tool(origin, destination, date):</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Call an external API or database</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flights = external_flight_api.search(origin, destination, date)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{"flights": flights}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4"/>
          <w:szCs w:val="24"/>
        </w:rPr>
      </w:pPr>
      <w:bookmarkStart w:colFirst="0" w:colLast="0" w:name="_9lnk4iss5gz5" w:id="42"/>
      <w:bookmarkEnd w:id="42"/>
      <w:r w:rsidDel="00000000" w:rsidR="00000000" w:rsidRPr="00000000">
        <w:rPr>
          <w:b w:val="1"/>
          <w:bCs w:val="1"/>
          <w:color w:val="000000"/>
          <w:sz w:val="24"/>
          <w:szCs w:val="24"/>
          <w:rtl w:val="0"/>
        </w:rPr>
        <w:t xml:space="preserve">(C) Integrate Tool with Agent</w:t>
      </w:r>
    </w:p>
    <w:p w:rsidR="00000000" w:rsidDel="00000000" w:rsidP="00000000" w:rsidRDefault="00000000" w:rsidRPr="00000000" w14:paraId="000001B8">
      <w:pPr>
        <w:numPr>
          <w:ilvl w:val="0"/>
          <w:numId w:val="59"/>
        </w:numPr>
        <w:spacing w:after="240" w:before="240" w:lineRule="auto"/>
        <w:ind w:left="720" w:hanging="360"/>
      </w:pPr>
      <w:r w:rsidDel="00000000" w:rsidR="00000000" w:rsidRPr="00000000">
        <w:rPr>
          <w:rtl w:val="0"/>
        </w:rPr>
        <w:t xml:space="preserve">In </w:t>
      </w:r>
      <w:r w:rsidDel="00000000" w:rsidR="00000000" w:rsidRPr="00000000">
        <w:rPr>
          <w:b w:val="1"/>
          <w:bCs w:val="1"/>
          <w:rtl w:val="0"/>
        </w:rPr>
        <w:t xml:space="preserve">agentic AI</w:t>
      </w:r>
      <w:r w:rsidDel="00000000" w:rsidR="00000000" w:rsidRPr="00000000">
        <w:rPr>
          <w:rtl w:val="0"/>
        </w:rPr>
        <w:t xml:space="preserve">, you register this tool with the agent:</w:t>
        <w:br w:type="textWrapping"/>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agent.register_tool(</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id="searchFlights",</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func=search_flights_tool,</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input_schema=tool_metadata["input_schema"],</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output_schema=tool_metadata["output_schema"],</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description=tool_metadata["description"]</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74"/>
        </w:numPr>
        <w:spacing w:after="240" w:before="240" w:lineRule="auto"/>
        <w:ind w:left="720" w:hanging="360"/>
      </w:pPr>
      <w:r w:rsidDel="00000000" w:rsidR="00000000" w:rsidRPr="00000000">
        <w:rPr>
          <w:rtl w:val="0"/>
        </w:rPr>
        <w:t xml:space="preserve">Now the agent can </w:t>
      </w:r>
      <w:r w:rsidDel="00000000" w:rsidR="00000000" w:rsidRPr="00000000">
        <w:rPr>
          <w:b w:val="1"/>
          <w:bCs w:val="1"/>
          <w:rtl w:val="0"/>
        </w:rPr>
        <w:t xml:space="preserve">dynamically call this tool</w:t>
      </w:r>
      <w:r w:rsidDel="00000000" w:rsidR="00000000" w:rsidRPr="00000000">
        <w:rPr>
          <w:rtl w:val="0"/>
        </w:rPr>
        <w:t xml:space="preserve"> during its workflow whenever it needs to search flights.</w:t>
        <w:br w:type="textWrapping"/>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26"/>
          <w:szCs w:val="26"/>
        </w:rPr>
      </w:pPr>
      <w:bookmarkStart w:colFirst="0" w:colLast="0" w:name="_l2rkm0vmdugo" w:id="43"/>
      <w:bookmarkEnd w:id="43"/>
      <w:r w:rsidDel="00000000" w:rsidR="00000000" w:rsidRPr="00000000">
        <w:rPr>
          <w:rFonts w:ascii="Andika" w:cs="Andika" w:eastAsia="Andika" w:hAnsi="Andika"/>
          <w:b w:val="1"/>
          <w:bCs w:val="1"/>
          <w:sz w:val="26"/>
          <w:szCs w:val="26"/>
          <w:rtl w:val="0"/>
        </w:rPr>
        <w:t xml:space="preserve">4️⃣ Key Notes</w:t>
      </w:r>
    </w:p>
    <w:p w:rsidR="00000000" w:rsidDel="00000000" w:rsidP="00000000" w:rsidRDefault="00000000" w:rsidRPr="00000000" w14:paraId="000001C4">
      <w:pPr>
        <w:numPr>
          <w:ilvl w:val="0"/>
          <w:numId w:val="45"/>
        </w:numPr>
        <w:spacing w:after="0" w:afterAutospacing="0" w:before="240" w:lineRule="auto"/>
        <w:ind w:left="720" w:hanging="360"/>
      </w:pPr>
      <w:r w:rsidDel="00000000" w:rsidR="00000000" w:rsidRPr="00000000">
        <w:rPr>
          <w:b w:val="1"/>
          <w:bCs w:val="1"/>
          <w:rtl w:val="0"/>
        </w:rPr>
        <w:t xml:space="preserve">Tools are modular:</w:t>
      </w:r>
      <w:r w:rsidDel="00000000" w:rsidR="00000000" w:rsidRPr="00000000">
        <w:rPr>
          <w:rtl w:val="0"/>
        </w:rPr>
        <w:t xml:space="preserve"> Multiple agents can share the same tool.</w:t>
        <w:br w:type="textWrapping"/>
      </w:r>
    </w:p>
    <w:p w:rsidR="00000000" w:rsidDel="00000000" w:rsidP="00000000" w:rsidRDefault="00000000" w:rsidRPr="00000000" w14:paraId="000001C5">
      <w:pPr>
        <w:numPr>
          <w:ilvl w:val="0"/>
          <w:numId w:val="45"/>
        </w:numPr>
        <w:spacing w:after="0" w:afterAutospacing="0" w:before="0" w:beforeAutospacing="0" w:lineRule="auto"/>
        <w:ind w:left="720" w:hanging="360"/>
      </w:pPr>
      <w:r w:rsidDel="00000000" w:rsidR="00000000" w:rsidRPr="00000000">
        <w:rPr>
          <w:b w:val="1"/>
          <w:bCs w:val="1"/>
          <w:rtl w:val="0"/>
        </w:rPr>
        <w:t xml:space="preserve">LLM + tool = agentic AI:</w:t>
      </w:r>
      <w:r w:rsidDel="00000000" w:rsidR="00000000" w:rsidRPr="00000000">
        <w:rPr>
          <w:rtl w:val="0"/>
        </w:rPr>
        <w:t xml:space="preserve"> The LLM decides </w:t>
      </w:r>
      <w:r w:rsidDel="00000000" w:rsidR="00000000" w:rsidRPr="00000000">
        <w:rPr>
          <w:b w:val="1"/>
          <w:bCs w:val="1"/>
          <w:rtl w:val="0"/>
        </w:rPr>
        <w:t xml:space="preserve">when and how to use the tool</w:t>
      </w:r>
      <w:r w:rsidDel="00000000" w:rsidR="00000000" w:rsidRPr="00000000">
        <w:rPr>
          <w:rtl w:val="0"/>
        </w:rPr>
        <w:t xml:space="preserve"> to achieve a goal.</w:t>
        <w:br w:type="textWrapping"/>
      </w:r>
    </w:p>
    <w:p w:rsidR="00000000" w:rsidDel="00000000" w:rsidP="00000000" w:rsidRDefault="00000000" w:rsidRPr="00000000" w14:paraId="000001C6">
      <w:pPr>
        <w:numPr>
          <w:ilvl w:val="0"/>
          <w:numId w:val="45"/>
        </w:numPr>
        <w:spacing w:after="0" w:afterAutospacing="0" w:before="0" w:beforeAutospacing="0" w:lineRule="auto"/>
        <w:ind w:left="720" w:hanging="360"/>
      </w:pPr>
      <w:r w:rsidDel="00000000" w:rsidR="00000000" w:rsidRPr="00000000">
        <w:rPr>
          <w:b w:val="1"/>
          <w:bCs w:val="1"/>
          <w:rtl w:val="0"/>
        </w:rPr>
        <w:t xml:space="preserve">Validation / Guardrails:</w:t>
      </w:r>
      <w:r w:rsidDel="00000000" w:rsidR="00000000" w:rsidRPr="00000000">
        <w:rPr>
          <w:rtl w:val="0"/>
        </w:rPr>
        <w:t xml:space="preserve"> Always define input/output schemas so the LLM doesn’t misuse the tool.</w:t>
        <w:br w:type="textWrapping"/>
      </w:r>
    </w:p>
    <w:p w:rsidR="00000000" w:rsidDel="00000000" w:rsidP="00000000" w:rsidRDefault="00000000" w:rsidRPr="00000000" w14:paraId="000001C7">
      <w:pPr>
        <w:numPr>
          <w:ilvl w:val="0"/>
          <w:numId w:val="45"/>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You can add features like </w:t>
      </w:r>
      <w:r w:rsidDel="00000000" w:rsidR="00000000" w:rsidRPr="00000000">
        <w:rPr>
          <w:b w:val="1"/>
          <w:bCs w:val="1"/>
          <w:rtl w:val="0"/>
        </w:rPr>
        <w:t xml:space="preserve">rate-limiting, retries, logging, or memory hooks</w:t>
      </w:r>
      <w:r w:rsidDel="00000000" w:rsidR="00000000" w:rsidRPr="00000000">
        <w:rPr>
          <w:rtl w:val="0"/>
        </w:rPr>
        <w:t xml:space="preserve">.</w:t>
      </w:r>
    </w:p>
    <w:p w:rsidR="00000000" w:rsidDel="00000000" w:rsidP="00000000" w:rsidRDefault="00000000" w:rsidRPr="00000000" w14:paraId="000001C8">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26"/>
          <w:szCs w:val="26"/>
        </w:rPr>
      </w:pPr>
      <w:bookmarkStart w:colFirst="0" w:colLast="0" w:name="_xwhedwh2556y" w:id="44"/>
      <w:bookmarkEnd w:id="44"/>
      <w:r w:rsidDel="00000000" w:rsidR="00000000" w:rsidRPr="00000000">
        <w:rPr>
          <w:rFonts w:ascii="Andika" w:cs="Andika" w:eastAsia="Andika" w:hAnsi="Andika"/>
          <w:b w:val="1"/>
          <w:bCs w:val="1"/>
          <w:sz w:val="26"/>
          <w:szCs w:val="26"/>
          <w:rtl w:val="0"/>
        </w:rPr>
        <w:t xml:space="preserve">1️⃣ Core Role of LLM in Agentic AI</w:t>
      </w:r>
    </w:p>
    <w:p w:rsidR="00000000" w:rsidDel="00000000" w:rsidP="00000000" w:rsidRDefault="00000000" w:rsidRPr="00000000" w14:paraId="000001CA">
      <w:pPr>
        <w:spacing w:after="240" w:before="240" w:lineRule="auto"/>
        <w:rPr/>
      </w:pPr>
      <w:r w:rsidDel="00000000" w:rsidR="00000000" w:rsidRPr="00000000">
        <w:rPr>
          <w:rtl w:val="0"/>
        </w:rPr>
        <w:t xml:space="preserve">In agentic AI, the LLM is primarily responsible for </w:t>
      </w:r>
      <w:r w:rsidDel="00000000" w:rsidR="00000000" w:rsidRPr="00000000">
        <w:rPr>
          <w:b w:val="1"/>
          <w:bCs w:val="1"/>
          <w:rtl w:val="0"/>
        </w:rPr>
        <w:t xml:space="preserve">reasoning, planning, and orchestrating actions across agents and tools</w:t>
      </w:r>
      <w:r w:rsidDel="00000000" w:rsidR="00000000" w:rsidRPr="00000000">
        <w:rPr>
          <w:rtl w:val="0"/>
        </w:rPr>
        <w:t xml:space="preserve">. It enables the system to </w:t>
      </w:r>
      <w:r w:rsidDel="00000000" w:rsidR="00000000" w:rsidRPr="00000000">
        <w:rPr>
          <w:b w:val="1"/>
          <w:bCs w:val="1"/>
          <w:rtl w:val="0"/>
        </w:rPr>
        <w:t xml:space="preserve">make autonomous decisions</w:t>
      </w:r>
      <w:r w:rsidDel="00000000" w:rsidR="00000000" w:rsidRPr="00000000">
        <w:rPr>
          <w:rtl w:val="0"/>
        </w:rPr>
        <w:t xml:space="preserve"> to achieve complex goals.</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ynwkwrazndf1" w:id="45"/>
      <w:bookmarkEnd w:id="45"/>
      <w:r w:rsidDel="00000000" w:rsidR="00000000" w:rsidRPr="00000000">
        <w:rPr>
          <w:rFonts w:ascii="Andika" w:cs="Andika" w:eastAsia="Andika" w:hAnsi="Andika"/>
          <w:b w:val="1"/>
          <w:bCs w:val="1"/>
          <w:color w:val="000000"/>
          <w:sz w:val="26"/>
          <w:szCs w:val="26"/>
          <w:rtl w:val="0"/>
        </w:rPr>
        <w:t xml:space="preserve">2️⃣ Key Functions of the LLM</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3.1309904153354"/>
        <w:gridCol w:w="2786.0702875399356"/>
        <w:gridCol w:w="4430.7987220447285"/>
        <w:tblGridChange w:id="0">
          <w:tblGrid>
            <w:gridCol w:w="2143.1309904153354"/>
            <w:gridCol w:w="2786.0702875399356"/>
            <w:gridCol w:w="4430.7987220447285"/>
          </w:tblGrid>
        </w:tblGridChange>
      </w:tblGrid>
      <w:tr>
        <w:trPr>
          <w:cantSplit w:val="0"/>
          <w:trHeight w:val="500" w:hRule="atLeast"/>
          <w:tblHeader w:val="0"/>
        </w:trPr>
        <w:tc>
          <w:tcPr/>
          <w:p w:rsidR="00000000" w:rsidDel="00000000" w:rsidP="00000000" w:rsidRDefault="00000000" w:rsidRPr="00000000" w14:paraId="000001CD">
            <w:pPr>
              <w:jc w:val="center"/>
              <w:rPr/>
            </w:pPr>
            <w:r w:rsidDel="00000000" w:rsidR="00000000" w:rsidRPr="00000000">
              <w:rPr>
                <w:b w:val="1"/>
                <w:bCs w:val="1"/>
                <w:rtl w:val="0"/>
              </w:rPr>
              <w:t xml:space="preserve">Function</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D0">
            <w:pPr>
              <w:rPr/>
            </w:pPr>
            <w:r w:rsidDel="00000000" w:rsidR="00000000" w:rsidRPr="00000000">
              <w:rPr>
                <w:b w:val="1"/>
                <w:bCs w:val="1"/>
                <w:rtl w:val="0"/>
              </w:rPr>
              <w:t xml:space="preserve">Goal Decomposition / Planning</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Breaks a high-level goal into sub-goals or steps</w:t>
            </w:r>
          </w:p>
        </w:tc>
        <w:tc>
          <w:tcPr/>
          <w:p w:rsidR="00000000" w:rsidDel="00000000" w:rsidP="00000000" w:rsidRDefault="00000000" w:rsidRPr="00000000" w14:paraId="000001D2">
            <w:pPr>
              <w:rPr/>
            </w:pPr>
            <w:r w:rsidDel="00000000" w:rsidR="00000000" w:rsidRPr="00000000">
              <w:rPr>
                <w:rtl w:val="0"/>
              </w:rPr>
              <w:t xml:space="preserve">User says “Plan a trip to Paris”; LLM decides: book flights, book hotel, plan attractions</w:t>
            </w:r>
          </w:p>
        </w:tc>
      </w:tr>
      <w:tr>
        <w:trPr>
          <w:cantSplit w:val="0"/>
          <w:trHeight w:val="1040" w:hRule="atLeast"/>
          <w:tblHeader w:val="0"/>
        </w:trPr>
        <w:tc>
          <w:tcPr/>
          <w:p w:rsidR="00000000" w:rsidDel="00000000" w:rsidP="00000000" w:rsidRDefault="00000000" w:rsidRPr="00000000" w14:paraId="000001D3">
            <w:pPr>
              <w:rPr/>
            </w:pPr>
            <w:r w:rsidDel="00000000" w:rsidR="00000000" w:rsidRPr="00000000">
              <w:rPr>
                <w:b w:val="1"/>
                <w:bCs w:val="1"/>
                <w:rtl w:val="0"/>
              </w:rPr>
              <w:t xml:space="preserve">Tool/Agent Selection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Decides which tool or agent to call for each sub-goal</w:t>
            </w:r>
          </w:p>
        </w:tc>
        <w:tc>
          <w:tcPr/>
          <w:p w:rsidR="00000000" w:rsidDel="00000000" w:rsidP="00000000" w:rsidRDefault="00000000" w:rsidRPr="00000000" w14:paraId="000001D5">
            <w:pPr>
              <w:rPr/>
            </w:pPr>
            <w:r w:rsidDel="00000000" w:rsidR="00000000" w:rsidRPr="00000000">
              <w:rPr>
                <w:rtl w:val="0"/>
              </w:rPr>
              <w:t xml:space="preserve">Chooses </w:t>
            </w: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 for flights, </w:t>
            </w:r>
            <w:r w:rsidDel="00000000" w:rsidR="00000000" w:rsidRPr="00000000">
              <w:rPr>
                <w:rFonts w:ascii="Roboto Mono" w:cs="Roboto Mono" w:eastAsia="Roboto Mono" w:hAnsi="Roboto Mono"/>
                <w:color w:val="188038"/>
                <w:rtl w:val="0"/>
              </w:rPr>
              <w:t xml:space="preserve">hotelBooking</w:t>
            </w:r>
            <w:r w:rsidDel="00000000" w:rsidR="00000000" w:rsidRPr="00000000">
              <w:rPr>
                <w:rtl w:val="0"/>
              </w:rPr>
              <w:t xml:space="preserve"> for hotels</w:t>
            </w:r>
          </w:p>
        </w:tc>
      </w:tr>
      <w:tr>
        <w:trPr>
          <w:cantSplit w:val="0"/>
          <w:trHeight w:val="1235" w:hRule="atLeast"/>
          <w:tblHeader w:val="0"/>
        </w:trPr>
        <w:tc>
          <w:tcPr/>
          <w:p w:rsidR="00000000" w:rsidDel="00000000" w:rsidP="00000000" w:rsidRDefault="00000000" w:rsidRPr="00000000" w14:paraId="000001D6">
            <w:pPr>
              <w:rPr/>
            </w:pPr>
            <w:r w:rsidDel="00000000" w:rsidR="00000000" w:rsidRPr="00000000">
              <w:rPr>
                <w:b w:val="1"/>
                <w:bCs w:val="1"/>
                <w:rtl w:val="0"/>
              </w:rPr>
              <w:t xml:space="preserve">Action Generation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Prepares structured inputs for tools/agents</w:t>
            </w:r>
          </w:p>
        </w:tc>
        <w:tc>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Converts “Book a flight from NYC to Paris on 10th Oct” → </w:t>
            </w:r>
            <w:r w:rsidDel="00000000" w:rsidR="00000000" w:rsidRPr="00000000">
              <w:rPr>
                <w:rFonts w:ascii="Roboto Mono" w:cs="Roboto Mono" w:eastAsia="Roboto Mono" w:hAnsi="Roboto Mono"/>
                <w:color w:val="188038"/>
                <w:rtl w:val="0"/>
              </w:rPr>
              <w:t xml:space="preserve">{"origin": "NYC", "destination": "Paris", "date": "2025-10-10"}</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D9">
            <w:pPr>
              <w:rPr/>
            </w:pPr>
            <w:r w:rsidDel="00000000" w:rsidR="00000000" w:rsidRPr="00000000">
              <w:rPr>
                <w:b w:val="1"/>
                <w:bCs w:val="1"/>
                <w:rtl w:val="0"/>
              </w:rPr>
              <w:t xml:space="preserve">Reasoning &amp; Decision-Making</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Resolves conflicts, prioritizes steps, or applies conditional logic</w:t>
            </w:r>
          </w:p>
        </w:tc>
        <w:tc>
          <w:tcPr/>
          <w:p w:rsidR="00000000" w:rsidDel="00000000" w:rsidP="00000000" w:rsidRDefault="00000000" w:rsidRPr="00000000" w14:paraId="000001DB">
            <w:pPr>
              <w:rPr/>
            </w:pPr>
            <w:r w:rsidDel="00000000" w:rsidR="00000000" w:rsidRPr="00000000">
              <w:rPr>
                <w:rtl w:val="0"/>
              </w:rPr>
              <w:t xml:space="preserve">If flight unavailable, decide to check another date or airline</w:t>
            </w:r>
          </w:p>
        </w:tc>
      </w:tr>
      <w:tr>
        <w:trPr>
          <w:cantSplit w:val="0"/>
          <w:trHeight w:val="1040" w:hRule="atLeast"/>
          <w:tblHeader w:val="0"/>
        </w:trPr>
        <w:tc>
          <w:tcPr/>
          <w:p w:rsidR="00000000" w:rsidDel="00000000" w:rsidP="00000000" w:rsidRDefault="00000000" w:rsidRPr="00000000" w14:paraId="000001DC">
            <w:pPr>
              <w:rPr/>
            </w:pPr>
            <w:r w:rsidDel="00000000" w:rsidR="00000000" w:rsidRPr="00000000">
              <w:rPr>
                <w:b w:val="1"/>
                <w:bCs w:val="1"/>
                <w:rtl w:val="0"/>
              </w:rPr>
              <w:t xml:space="preserve">Response Aggregation</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Collects outputs from multiple agents/tools and composes final answer</w:t>
            </w:r>
          </w:p>
        </w:tc>
        <w:tc>
          <w:tcPr/>
          <w:p w:rsidR="00000000" w:rsidDel="00000000" w:rsidP="00000000" w:rsidRDefault="00000000" w:rsidRPr="00000000" w14:paraId="000001DE">
            <w:pPr>
              <w:rPr/>
            </w:pPr>
            <w:r w:rsidDel="00000000" w:rsidR="00000000" w:rsidRPr="00000000">
              <w:rPr>
                <w:rtl w:val="0"/>
              </w:rPr>
              <w:t xml:space="preserve">Combines flight, hotel, and itinerary info into a summary for the user</w:t>
            </w:r>
          </w:p>
        </w:tc>
      </w:tr>
      <w:tr>
        <w:trPr>
          <w:cantSplit w:val="0"/>
          <w:trHeight w:val="1040" w:hRule="atLeast"/>
          <w:tblHeader w:val="0"/>
        </w:trPr>
        <w:tc>
          <w:tcPr/>
          <w:p w:rsidR="00000000" w:rsidDel="00000000" w:rsidP="00000000" w:rsidRDefault="00000000" w:rsidRPr="00000000" w14:paraId="000001DF">
            <w:pPr>
              <w:rPr/>
            </w:pPr>
            <w:r w:rsidDel="00000000" w:rsidR="00000000" w:rsidRPr="00000000">
              <w:rPr>
                <w:b w:val="1"/>
                <w:bCs w:val="1"/>
                <w:rtl w:val="0"/>
              </w:rPr>
              <w:t xml:space="preserve">Memory Management</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Integrates long-term or shared memory into decision-making</w:t>
            </w:r>
          </w:p>
        </w:tc>
        <w:tc>
          <w:tcPr/>
          <w:p w:rsidR="00000000" w:rsidDel="00000000" w:rsidP="00000000" w:rsidRDefault="00000000" w:rsidRPr="00000000" w14:paraId="000001E1">
            <w:pPr>
              <w:rPr/>
            </w:pPr>
            <w:r w:rsidDel="00000000" w:rsidR="00000000" w:rsidRPr="00000000">
              <w:rPr>
                <w:rtl w:val="0"/>
              </w:rPr>
              <w:t xml:space="preserve">Uses embeddings or stored knowledge to maintain context across multiple sessions</w:t>
            </w:r>
          </w:p>
        </w:tc>
      </w:tr>
      <w:tr>
        <w:trPr>
          <w:cantSplit w:val="0"/>
          <w:trHeight w:val="1040" w:hRule="atLeast"/>
          <w:tblHeader w:val="0"/>
        </w:trPr>
        <w:tc>
          <w:tcPr/>
          <w:p w:rsidR="00000000" w:rsidDel="00000000" w:rsidP="00000000" w:rsidRDefault="00000000" w:rsidRPr="00000000" w14:paraId="000001E2">
            <w:pPr>
              <w:rPr/>
            </w:pPr>
            <w:r w:rsidDel="00000000" w:rsidR="00000000" w:rsidRPr="00000000">
              <w:rPr>
                <w:b w:val="1"/>
                <w:bCs w:val="1"/>
                <w:rtl w:val="0"/>
              </w:rPr>
              <w:t xml:space="preserve">Error Handling &amp; Reasking</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Detects invalid tool outputs and decides to retry or ask another agent</w:t>
            </w:r>
          </w:p>
        </w:tc>
        <w:tc>
          <w:tcPr/>
          <w:p w:rsidR="00000000" w:rsidDel="00000000" w:rsidP="00000000" w:rsidRDefault="00000000" w:rsidRPr="00000000" w14:paraId="000001E4">
            <w:pPr>
              <w:rPr/>
            </w:pPr>
            <w:r w:rsidDel="00000000" w:rsidR="00000000" w:rsidRPr="00000000">
              <w:rPr>
                <w:rtl w:val="0"/>
              </w:rPr>
              <w:t xml:space="preserve">If Qdrant embedding fails, LLM decides to re-run the embedding step</w:t>
            </w:r>
          </w:p>
        </w:tc>
      </w:tr>
    </w:tbl>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8srg9x44rdit" w:id="46"/>
      <w:bookmarkEnd w:id="46"/>
      <w:r w:rsidDel="00000000" w:rsidR="00000000" w:rsidRPr="00000000">
        <w:rPr>
          <w:rFonts w:ascii="Andika" w:cs="Andika" w:eastAsia="Andika" w:hAnsi="Andika"/>
          <w:b w:val="1"/>
          <w:bCs w:val="1"/>
          <w:color w:val="000000"/>
          <w:sz w:val="26"/>
          <w:szCs w:val="26"/>
          <w:rtl w:val="0"/>
        </w:rPr>
        <w:t xml:space="preserve">3️⃣ Difference vs Simple AI Agent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4.472843450479"/>
        <w:gridCol w:w="3907.4760383386583"/>
        <w:gridCol w:w="3728.0511182108626"/>
        <w:tblGridChange w:id="0">
          <w:tblGrid>
            <w:gridCol w:w="1724.472843450479"/>
            <w:gridCol w:w="3907.4760383386583"/>
            <w:gridCol w:w="3728.0511182108626"/>
          </w:tblGrid>
        </w:tblGridChange>
      </w:tblGrid>
      <w:tr>
        <w:trPr>
          <w:cantSplit w:val="0"/>
          <w:trHeight w:val="500" w:hRule="atLeast"/>
          <w:tblHeader w:val="1"/>
        </w:trPr>
        <w:tc>
          <w:tcPr/>
          <w:p w:rsidR="00000000" w:rsidDel="00000000" w:rsidP="00000000" w:rsidRDefault="00000000" w:rsidRPr="00000000" w14:paraId="000001E7">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b w:val="1"/>
                <w:bCs w:val="1"/>
                <w:rtl w:val="0"/>
              </w:rPr>
              <w:t xml:space="preserve">Simple AI Agent</w:t>
            </w: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b w:val="1"/>
                <w:bCs w:val="1"/>
                <w:rtl w:val="0"/>
              </w:rPr>
              <w:t xml:space="preserve">Agentic AI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EA">
            <w:pPr>
              <w:rPr/>
            </w:pPr>
            <w:r w:rsidDel="00000000" w:rsidR="00000000" w:rsidRPr="00000000">
              <w:rPr>
                <w:rtl w:val="0"/>
              </w:rPr>
              <w:t xml:space="preserve">LLM Role</w:t>
            </w:r>
          </w:p>
        </w:tc>
        <w:tc>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Input → Output (direct reasoning/generation)</w:t>
            </w:r>
          </w:p>
        </w:tc>
        <w:tc>
          <w:tcPr/>
          <w:p w:rsidR="00000000" w:rsidDel="00000000" w:rsidP="00000000" w:rsidRDefault="00000000" w:rsidRPr="00000000" w14:paraId="000001EC">
            <w:pPr>
              <w:rPr/>
            </w:pPr>
            <w:r w:rsidDel="00000000" w:rsidR="00000000" w:rsidRPr="00000000">
              <w:rPr>
                <w:rtl w:val="0"/>
              </w:rPr>
              <w:t xml:space="preserve">Planner, orchestrator, reasoner</w:t>
            </w:r>
          </w:p>
        </w:tc>
      </w:tr>
      <w:tr>
        <w:trPr>
          <w:cantSplit w:val="0"/>
          <w:trHeight w:val="770" w:hRule="atLeast"/>
          <w:tblHeader w:val="0"/>
        </w:trPr>
        <w:tc>
          <w:tcPr/>
          <w:p w:rsidR="00000000" w:rsidDel="00000000" w:rsidP="00000000" w:rsidRDefault="00000000" w:rsidRPr="00000000" w14:paraId="000001ED">
            <w:pPr>
              <w:rPr/>
            </w:pPr>
            <w:r w:rsidDel="00000000" w:rsidR="00000000" w:rsidRPr="00000000">
              <w:rPr>
                <w:rtl w:val="0"/>
              </w:rPr>
              <w:t xml:space="preserve">Decision-Making</w:t>
            </w:r>
          </w:p>
        </w:tc>
        <w:tc>
          <w:tcPr/>
          <w:p w:rsidR="00000000" w:rsidDel="00000000" w:rsidP="00000000" w:rsidRDefault="00000000" w:rsidRPr="00000000" w14:paraId="000001EE">
            <w:pPr>
              <w:rPr/>
            </w:pPr>
            <w:r w:rsidDel="00000000" w:rsidR="00000000" w:rsidRPr="00000000">
              <w:rPr>
                <w:rtl w:val="0"/>
              </w:rPr>
              <w:t xml:space="preserve">Minimal / linear</w:t>
            </w:r>
          </w:p>
        </w:tc>
        <w:tc>
          <w:tcPr/>
          <w:p w:rsidR="00000000" w:rsidDel="00000000" w:rsidP="00000000" w:rsidRDefault="00000000" w:rsidRPr="00000000" w14:paraId="000001EF">
            <w:pPr>
              <w:rPr/>
            </w:pPr>
            <w:r w:rsidDel="00000000" w:rsidR="00000000" w:rsidRPr="00000000">
              <w:rPr>
                <w:rtl w:val="0"/>
              </w:rPr>
              <w:t xml:space="preserve">Complex, multi-step, dynamic</w:t>
            </w:r>
          </w:p>
        </w:tc>
      </w:tr>
      <w:tr>
        <w:trPr>
          <w:cantSplit w:val="0"/>
          <w:trHeight w:val="770" w:hRule="atLeast"/>
          <w:tblHeader w:val="0"/>
        </w:trPr>
        <w:tc>
          <w:tcPr/>
          <w:p w:rsidR="00000000" w:rsidDel="00000000" w:rsidP="00000000" w:rsidRDefault="00000000" w:rsidRPr="00000000" w14:paraId="000001F0">
            <w:pPr>
              <w:rPr/>
            </w:pPr>
            <w:r w:rsidDel="00000000" w:rsidR="00000000" w:rsidRPr="00000000">
              <w:rPr>
                <w:rtl w:val="0"/>
              </w:rPr>
              <w:t xml:space="preserve">Tool/Agent Calls</w:t>
            </w:r>
          </w:p>
        </w:tc>
        <w:tc>
          <w:tcPr/>
          <w:p w:rsidR="00000000" w:rsidDel="00000000" w:rsidP="00000000" w:rsidRDefault="00000000" w:rsidRPr="00000000" w14:paraId="000001F1">
            <w:pPr>
              <w:rPr/>
            </w:pPr>
            <w:r w:rsidDel="00000000" w:rsidR="00000000" w:rsidRPr="00000000">
              <w:rPr>
                <w:rtl w:val="0"/>
              </w:rPr>
              <w:t xml:space="preserve">Optional</w:t>
            </w:r>
          </w:p>
        </w:tc>
        <w:tc>
          <w:tcPr/>
          <w:p w:rsidR="00000000" w:rsidDel="00000000" w:rsidP="00000000" w:rsidRDefault="00000000" w:rsidRPr="00000000" w14:paraId="000001F2">
            <w:pPr>
              <w:rPr/>
            </w:pPr>
            <w:r w:rsidDel="00000000" w:rsidR="00000000" w:rsidRPr="00000000">
              <w:rPr>
                <w:rtl w:val="0"/>
              </w:rPr>
              <w:t xml:space="preserve">Core function (selects which agent/tool to call)</w:t>
            </w:r>
          </w:p>
        </w:tc>
      </w:tr>
      <w:tr>
        <w:trPr>
          <w:cantSplit w:val="0"/>
          <w:trHeight w:val="770" w:hRule="atLeast"/>
          <w:tblHeader w:val="0"/>
        </w:trPr>
        <w:tc>
          <w:tcPr/>
          <w:p w:rsidR="00000000" w:rsidDel="00000000" w:rsidP="00000000" w:rsidRDefault="00000000" w:rsidRPr="00000000" w14:paraId="000001F3">
            <w:pPr>
              <w:rPr/>
            </w:pPr>
            <w:r w:rsidDel="00000000" w:rsidR="00000000" w:rsidRPr="00000000">
              <w:rPr>
                <w:rtl w:val="0"/>
              </w:rPr>
              <w:t xml:space="preserve">Memory Usage</w:t>
            </w:r>
          </w:p>
        </w:tc>
        <w:tc>
          <w:tcPr/>
          <w:p w:rsidR="00000000" w:rsidDel="00000000" w:rsidP="00000000" w:rsidRDefault="00000000" w:rsidRPr="00000000" w14:paraId="000001F4">
            <w:pPr>
              <w:rPr/>
            </w:pPr>
            <w:r w:rsidDel="00000000" w:rsidR="00000000" w:rsidRPr="00000000">
              <w:rPr>
                <w:rtl w:val="0"/>
              </w:rPr>
              <w:t xml:space="preserve">Short-term context</w:t>
            </w:r>
          </w:p>
        </w:tc>
        <w:tc>
          <w:tcPr/>
          <w:p w:rsidR="00000000" w:rsidDel="00000000" w:rsidP="00000000" w:rsidRDefault="00000000" w:rsidRPr="00000000" w14:paraId="000001F5">
            <w:pPr>
              <w:rPr/>
            </w:pPr>
            <w:r w:rsidDel="00000000" w:rsidR="00000000" w:rsidRPr="00000000">
              <w:rPr>
                <w:rtl w:val="0"/>
              </w:rPr>
              <w:t xml:space="preserve">Shared or persistent long-term memory</w:t>
            </w:r>
          </w:p>
        </w:tc>
      </w:tr>
    </w:tbl>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vomrah4rhhum" w:id="47"/>
      <w:bookmarkEnd w:id="47"/>
      <w:r w:rsidDel="00000000" w:rsidR="00000000" w:rsidRPr="00000000">
        <w:rPr>
          <w:b w:val="1"/>
          <w:bCs w:val="1"/>
          <w:color w:val="000000"/>
          <w:sz w:val="26"/>
          <w:szCs w:val="26"/>
          <w:rtl w:val="0"/>
        </w:rPr>
        <w:t xml:space="preserve"> Key Takeaways</w:t>
      </w:r>
    </w:p>
    <w:p w:rsidR="00000000" w:rsidDel="00000000" w:rsidP="00000000" w:rsidRDefault="00000000" w:rsidRPr="00000000" w14:paraId="000001F7">
      <w:pPr>
        <w:numPr>
          <w:ilvl w:val="0"/>
          <w:numId w:val="66"/>
        </w:numPr>
        <w:spacing w:after="0" w:afterAutospacing="0" w:before="240" w:lineRule="auto"/>
        <w:ind w:left="720" w:hanging="360"/>
      </w:pPr>
      <w:r w:rsidDel="00000000" w:rsidR="00000000" w:rsidRPr="00000000">
        <w:rPr>
          <w:rtl w:val="0"/>
        </w:rPr>
        <w:t xml:space="preserve">In agentic AI, the LLM is </w:t>
      </w:r>
      <w:r w:rsidDel="00000000" w:rsidR="00000000" w:rsidRPr="00000000">
        <w:rPr>
          <w:b w:val="1"/>
          <w:bCs w:val="1"/>
          <w:rtl w:val="0"/>
        </w:rPr>
        <w:t xml:space="preserve">not just a generator</w:t>
      </w:r>
      <w:r w:rsidDel="00000000" w:rsidR="00000000" w:rsidRPr="00000000">
        <w:rPr>
          <w:rtl w:val="0"/>
        </w:rPr>
        <w:t xml:space="preserve">, it’s the </w:t>
      </w:r>
      <w:r w:rsidDel="00000000" w:rsidR="00000000" w:rsidRPr="00000000">
        <w:rPr>
          <w:b w:val="1"/>
          <w:bCs w:val="1"/>
          <w:rtl w:val="0"/>
        </w:rPr>
        <w:t xml:space="preserve">decision-making core</w:t>
      </w:r>
      <w:r w:rsidDel="00000000" w:rsidR="00000000" w:rsidRPr="00000000">
        <w:rPr>
          <w:rtl w:val="0"/>
        </w:rPr>
        <w:t xml:space="preserve">.</w:t>
        <w:br w:type="textWrapping"/>
      </w:r>
    </w:p>
    <w:p w:rsidR="00000000" w:rsidDel="00000000" w:rsidP="00000000" w:rsidRDefault="00000000" w:rsidRPr="00000000" w14:paraId="000001F8">
      <w:pPr>
        <w:numPr>
          <w:ilvl w:val="0"/>
          <w:numId w:val="66"/>
        </w:numPr>
        <w:spacing w:after="0" w:afterAutospacing="0" w:before="0" w:beforeAutospacing="0" w:lineRule="auto"/>
        <w:ind w:left="720" w:hanging="360"/>
      </w:pPr>
      <w:r w:rsidDel="00000000" w:rsidR="00000000" w:rsidRPr="00000000">
        <w:rPr>
          <w:rtl w:val="0"/>
        </w:rPr>
        <w:t xml:space="preserve">It decides </w:t>
      </w:r>
      <w:r w:rsidDel="00000000" w:rsidR="00000000" w:rsidRPr="00000000">
        <w:rPr>
          <w:b w:val="1"/>
          <w:bCs w:val="1"/>
          <w:rtl w:val="0"/>
        </w:rPr>
        <w:t xml:space="preserve">what to do, when to do it, which agent/tool to call, and how to combine outputs</w:t>
      </w:r>
      <w:r w:rsidDel="00000000" w:rsidR="00000000" w:rsidRPr="00000000">
        <w:rPr>
          <w:rtl w:val="0"/>
        </w:rPr>
        <w:t xml:space="preserve">.</w:t>
        <w:br w:type="textWrapping"/>
      </w:r>
    </w:p>
    <w:p w:rsidR="00000000" w:rsidDel="00000000" w:rsidP="00000000" w:rsidRDefault="00000000" w:rsidRPr="00000000" w14:paraId="000001F9">
      <w:pPr>
        <w:numPr>
          <w:ilvl w:val="0"/>
          <w:numId w:val="66"/>
        </w:numPr>
        <w:spacing w:after="240" w:before="0" w:beforeAutospacing="0" w:lineRule="auto"/>
        <w:ind w:left="720" w:hanging="360"/>
      </w:pPr>
      <w:r w:rsidDel="00000000" w:rsidR="00000000" w:rsidRPr="00000000">
        <w:rPr>
          <w:rtl w:val="0"/>
        </w:rPr>
        <w:t xml:space="preserve">Without the LLM, agents/tools are just </w:t>
      </w:r>
      <w:r w:rsidDel="00000000" w:rsidR="00000000" w:rsidRPr="00000000">
        <w:rPr>
          <w:b w:val="1"/>
          <w:bCs w:val="1"/>
          <w:rtl w:val="0"/>
        </w:rPr>
        <w:t xml:space="preserve">passive utilities</w:t>
      </w:r>
      <w:r w:rsidDel="00000000" w:rsidR="00000000" w:rsidRPr="00000000">
        <w:rPr>
          <w:rtl w:val="0"/>
        </w:rPr>
        <w:t xml:space="preserve"> — they need the LLM to orchestrate them for complex goals.</w:t>
      </w:r>
    </w:p>
    <w:p w:rsidR="00000000" w:rsidDel="00000000" w:rsidP="00000000" w:rsidRDefault="00000000" w:rsidRPr="00000000" w14:paraId="000001FA">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26"/>
          <w:szCs w:val="26"/>
        </w:rPr>
      </w:pPr>
      <w:bookmarkStart w:colFirst="0" w:colLast="0" w:name="_wsfyymojncug" w:id="48"/>
      <w:bookmarkEnd w:id="48"/>
      <w:r w:rsidDel="00000000" w:rsidR="00000000" w:rsidRPr="00000000">
        <w:rPr>
          <w:rFonts w:ascii="Andika" w:cs="Andika" w:eastAsia="Andika" w:hAnsi="Andika"/>
          <w:b w:val="1"/>
          <w:bCs w:val="1"/>
          <w:sz w:val="26"/>
          <w:szCs w:val="26"/>
          <w:rtl w:val="0"/>
        </w:rPr>
        <w:t xml:space="preserve">1️⃣ Definition of an Agent</w:t>
      </w:r>
    </w:p>
    <w:p w:rsidR="00000000" w:rsidDel="00000000" w:rsidP="00000000" w:rsidRDefault="00000000" w:rsidRPr="00000000" w14:paraId="000001FC">
      <w:pPr>
        <w:spacing w:after="240" w:before="240" w:lineRule="auto"/>
        <w:rPr/>
      </w:pPr>
      <w:r w:rsidDel="00000000" w:rsidR="00000000" w:rsidRPr="00000000">
        <w:rPr>
          <w:rtl w:val="0"/>
        </w:rPr>
        <w:t xml:space="preserve">An </w:t>
      </w:r>
      <w:r w:rsidDel="00000000" w:rsidR="00000000" w:rsidRPr="00000000">
        <w:rPr>
          <w:b w:val="1"/>
          <w:bCs w:val="1"/>
          <w:rtl w:val="0"/>
        </w:rPr>
        <w:t xml:space="preserve">AI agent</w:t>
      </w:r>
      <w:r w:rsidDel="00000000" w:rsidR="00000000" w:rsidRPr="00000000">
        <w:rPr>
          <w:rtl w:val="0"/>
        </w:rPr>
        <w:t xml:space="preserve"> is an autonomous system that:</w:t>
      </w:r>
    </w:p>
    <w:p w:rsidR="00000000" w:rsidDel="00000000" w:rsidP="00000000" w:rsidRDefault="00000000" w:rsidRPr="00000000" w14:paraId="000001FD">
      <w:pPr>
        <w:numPr>
          <w:ilvl w:val="0"/>
          <w:numId w:val="87"/>
        </w:numPr>
        <w:spacing w:after="0" w:afterAutospacing="0" w:before="240" w:lineRule="auto"/>
        <w:ind w:left="720" w:hanging="360"/>
      </w:pPr>
      <w:r w:rsidDel="00000000" w:rsidR="00000000" w:rsidRPr="00000000">
        <w:rPr>
          <w:rtl w:val="0"/>
        </w:rPr>
        <w:t xml:space="preserve">Perceives input (user prompt, environment data, or tool outputs)</w:t>
        <w:br w:type="textWrapping"/>
      </w:r>
    </w:p>
    <w:p w:rsidR="00000000" w:rsidDel="00000000" w:rsidP="00000000" w:rsidRDefault="00000000" w:rsidRPr="00000000" w14:paraId="000001FE">
      <w:pPr>
        <w:numPr>
          <w:ilvl w:val="0"/>
          <w:numId w:val="87"/>
        </w:numPr>
        <w:spacing w:after="0" w:afterAutospacing="0" w:before="0" w:beforeAutospacing="0" w:lineRule="auto"/>
        <w:ind w:left="720" w:hanging="360"/>
      </w:pPr>
      <w:r w:rsidDel="00000000" w:rsidR="00000000" w:rsidRPr="00000000">
        <w:rPr>
          <w:rtl w:val="0"/>
        </w:rPr>
        <w:t xml:space="preserve">Reasonably decides </w:t>
      </w:r>
      <w:r w:rsidDel="00000000" w:rsidR="00000000" w:rsidRPr="00000000">
        <w:rPr>
          <w:b w:val="1"/>
          <w:bCs w:val="1"/>
          <w:rtl w:val="0"/>
        </w:rPr>
        <w:t xml:space="preserve">what actions to take</w:t>
        <w:br w:type="textWrapping"/>
      </w:r>
    </w:p>
    <w:p w:rsidR="00000000" w:rsidDel="00000000" w:rsidP="00000000" w:rsidRDefault="00000000" w:rsidRPr="00000000" w14:paraId="000001FF">
      <w:pPr>
        <w:numPr>
          <w:ilvl w:val="0"/>
          <w:numId w:val="87"/>
        </w:numPr>
        <w:spacing w:after="240" w:before="0" w:beforeAutospacing="0" w:lineRule="auto"/>
        <w:ind w:left="720" w:hanging="360"/>
      </w:pPr>
      <w:r w:rsidDel="00000000" w:rsidR="00000000" w:rsidRPr="00000000">
        <w:rPr>
          <w:rtl w:val="0"/>
        </w:rPr>
        <w:t xml:space="preserve">Acts to achieve a goal using internal capabilities or external tools</w:t>
        <w:br w:type="textWrapping"/>
      </w:r>
    </w:p>
    <w:p w:rsidR="00000000" w:rsidDel="00000000" w:rsidP="00000000" w:rsidRDefault="00000000" w:rsidRPr="00000000" w14:paraId="00000200">
      <w:pPr>
        <w:spacing w:after="240" w:before="240" w:lineRule="auto"/>
        <w:rPr/>
      </w:pPr>
      <w:r w:rsidDel="00000000" w:rsidR="00000000" w:rsidRPr="00000000">
        <w:rPr>
          <w:rtl w:val="0"/>
        </w:rPr>
        <w:t xml:space="preserve">In </w:t>
      </w:r>
      <w:r w:rsidDel="00000000" w:rsidR="00000000" w:rsidRPr="00000000">
        <w:rPr>
          <w:b w:val="1"/>
          <w:bCs w:val="1"/>
          <w:rtl w:val="0"/>
        </w:rPr>
        <w:t xml:space="preserve">agentic AI</w:t>
      </w:r>
      <w:r w:rsidDel="00000000" w:rsidR="00000000" w:rsidRPr="00000000">
        <w:rPr>
          <w:rtl w:val="0"/>
        </w:rPr>
        <w:t xml:space="preserve">, an agent can also </w:t>
      </w:r>
      <w:r w:rsidDel="00000000" w:rsidR="00000000" w:rsidRPr="00000000">
        <w:rPr>
          <w:b w:val="1"/>
          <w:bCs w:val="1"/>
          <w:rtl w:val="0"/>
        </w:rPr>
        <w:t xml:space="preserve">collaborate with other agents</w:t>
      </w:r>
      <w:r w:rsidDel="00000000" w:rsidR="00000000" w:rsidRPr="00000000">
        <w:rPr>
          <w:rtl w:val="0"/>
        </w:rPr>
        <w:t xml:space="preserve">, orchestrate tasks, and manage memory.</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26"/>
          <w:szCs w:val="26"/>
        </w:rPr>
      </w:pPr>
      <w:bookmarkStart w:colFirst="0" w:colLast="0" w:name="_gsts0560h9j0" w:id="49"/>
      <w:bookmarkEnd w:id="49"/>
      <w:r w:rsidDel="00000000" w:rsidR="00000000" w:rsidRPr="00000000">
        <w:rPr>
          <w:rFonts w:ascii="Andika" w:cs="Andika" w:eastAsia="Andika" w:hAnsi="Andika"/>
          <w:b w:val="1"/>
          <w:bCs w:val="1"/>
          <w:sz w:val="26"/>
          <w:szCs w:val="26"/>
          <w:rtl w:val="0"/>
        </w:rPr>
        <w:t xml:space="preserve">2️⃣ Core Components of an Agent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2.555910543131"/>
        <w:gridCol w:w="2801.0223642172523"/>
        <w:gridCol w:w="4236.4217252396165"/>
        <w:tblGridChange w:id="0">
          <w:tblGrid>
            <w:gridCol w:w="2322.555910543131"/>
            <w:gridCol w:w="2801.0223642172523"/>
            <w:gridCol w:w="4236.4217252396165"/>
          </w:tblGrid>
        </w:tblGridChange>
      </w:tblGrid>
      <w:tr>
        <w:trPr>
          <w:cantSplit w:val="0"/>
          <w:trHeight w:val="500" w:hRule="atLeast"/>
          <w:tblHeader w:val="0"/>
        </w:trPr>
        <w:tc>
          <w:tcPr/>
          <w:p w:rsidR="00000000" w:rsidDel="00000000" w:rsidP="00000000" w:rsidRDefault="00000000" w:rsidRPr="00000000" w14:paraId="00000203">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204">
            <w:pPr>
              <w:jc w:val="cente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b w:val="1"/>
                <w:bCs w:val="1"/>
                <w:rtl w:val="0"/>
              </w:rPr>
              <w:t xml:space="preserve">Notes / Example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206">
            <w:pPr>
              <w:rPr/>
            </w:pPr>
            <w:r w:rsidDel="00000000" w:rsidR="00000000" w:rsidRPr="00000000">
              <w:rPr>
                <w:b w:val="1"/>
                <w:bCs w:val="1"/>
                <w:rtl w:val="0"/>
              </w:rPr>
              <w:t xml:space="preserve">LLM (Brain / Reasoner)</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t xml:space="preserve">Central decision-making and reasoning engine</w:t>
            </w:r>
          </w:p>
        </w:tc>
        <w:tc>
          <w:tcPr/>
          <w:p w:rsidR="00000000" w:rsidDel="00000000" w:rsidP="00000000" w:rsidRDefault="00000000" w:rsidRPr="00000000" w14:paraId="00000208">
            <w:pPr>
              <w:rPr/>
            </w:pPr>
            <w:r w:rsidDel="00000000" w:rsidR="00000000" w:rsidRPr="00000000">
              <w:rPr>
                <w:rtl w:val="0"/>
              </w:rPr>
              <w:t xml:space="preserve">- Interprets user input</w:t>
            </w:r>
          </w:p>
          <w:p w:rsidR="00000000" w:rsidDel="00000000" w:rsidP="00000000" w:rsidRDefault="00000000" w:rsidRPr="00000000" w14:paraId="00000209">
            <w:pPr>
              <w:rPr/>
            </w:pPr>
            <w:r w:rsidDel="00000000" w:rsidR="00000000" w:rsidRPr="00000000">
              <w:rPr>
                <w:rtl w:val="0"/>
              </w:rPr>
              <w:t xml:space="preserve">- Plans tasks</w:t>
            </w:r>
          </w:p>
          <w:p w:rsidR="00000000" w:rsidDel="00000000" w:rsidP="00000000" w:rsidRDefault="00000000" w:rsidRPr="00000000" w14:paraId="0000020A">
            <w:pPr>
              <w:rPr/>
            </w:pPr>
            <w:r w:rsidDel="00000000" w:rsidR="00000000" w:rsidRPr="00000000">
              <w:rPr>
                <w:rtl w:val="0"/>
              </w:rPr>
              <w:t xml:space="preserve">- Chooses which tools or sub-agents to call</w:t>
            </w:r>
          </w:p>
          <w:p w:rsidR="00000000" w:rsidDel="00000000" w:rsidP="00000000" w:rsidRDefault="00000000" w:rsidRPr="00000000" w14:paraId="0000020B">
            <w:pPr>
              <w:rPr/>
            </w:pPr>
            <w:r w:rsidDel="00000000" w:rsidR="00000000" w:rsidRPr="00000000">
              <w:rPr>
                <w:rtl w:val="0"/>
              </w:rPr>
              <w:t xml:space="preserve">- Aggregates outputs</w:t>
            </w:r>
          </w:p>
        </w:tc>
      </w:tr>
      <w:tr>
        <w:trPr>
          <w:cantSplit w:val="0"/>
          <w:trHeight w:val="995" w:hRule="atLeast"/>
          <w:tblHeader w:val="0"/>
        </w:trPr>
        <w:tc>
          <w:tcPr/>
          <w:p w:rsidR="00000000" w:rsidDel="00000000" w:rsidP="00000000" w:rsidRDefault="00000000" w:rsidRPr="00000000" w14:paraId="0000020C">
            <w:pPr>
              <w:rPr/>
            </w:pPr>
            <w:r w:rsidDel="00000000" w:rsidR="00000000" w:rsidRPr="00000000">
              <w:rPr>
                <w:b w:val="1"/>
                <w:bCs w:val="1"/>
                <w:rtl w:val="0"/>
              </w:rPr>
              <w:t xml:space="preserve">Tools / APIs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t xml:space="preserve">External capabilities the agent can call</w:t>
            </w:r>
          </w:p>
        </w:tc>
        <w:tc>
          <w:tcPr/>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Qdrant retrieval</w:t>
            </w:r>
          </w:p>
          <w:p w:rsidR="00000000" w:rsidDel="00000000" w:rsidP="00000000" w:rsidRDefault="00000000" w:rsidRPr="00000000" w14:paraId="0000020F">
            <w:pPr>
              <w:rPr/>
            </w:pPr>
            <w:r w:rsidDel="00000000" w:rsidR="00000000" w:rsidRPr="00000000">
              <w:rPr>
                <w:rtl w:val="0"/>
              </w:rPr>
              <w:t xml:space="preserve">- Extends agent beyond LLM reasoning</w:t>
            </w:r>
          </w:p>
        </w:tc>
      </w:tr>
      <w:tr>
        <w:trPr>
          <w:cantSplit w:val="0"/>
          <w:trHeight w:val="1310" w:hRule="atLeast"/>
          <w:tblHeader w:val="0"/>
        </w:trPr>
        <w:tc>
          <w:tcPr/>
          <w:p w:rsidR="00000000" w:rsidDel="00000000" w:rsidP="00000000" w:rsidRDefault="00000000" w:rsidRPr="00000000" w14:paraId="00000210">
            <w:pPr>
              <w:rPr/>
            </w:pPr>
            <w:r w:rsidDel="00000000" w:rsidR="00000000" w:rsidRPr="00000000">
              <w:rPr>
                <w:b w:val="1"/>
                <w:bCs w:val="1"/>
                <w:rtl w:val="0"/>
              </w:rPr>
              <w:t xml:space="preserve">Memory / Knowledge Store</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t xml:space="preserve">Stores context, past interactions, or embeddings</w:t>
            </w:r>
          </w:p>
        </w:tc>
        <w:tc>
          <w:tcPr/>
          <w:p w:rsidR="00000000" w:rsidDel="00000000" w:rsidP="00000000" w:rsidRDefault="00000000" w:rsidRPr="00000000" w14:paraId="00000212">
            <w:pPr>
              <w:rPr/>
            </w:pPr>
            <w:r w:rsidDel="00000000" w:rsidR="00000000" w:rsidRPr="00000000">
              <w:rPr>
                <w:rtl w:val="0"/>
              </w:rPr>
              <w:t xml:space="preserve">- Short-term memory: conversation context</w:t>
            </w:r>
          </w:p>
          <w:p w:rsidR="00000000" w:rsidDel="00000000" w:rsidP="00000000" w:rsidRDefault="00000000" w:rsidRPr="00000000" w14:paraId="00000213">
            <w:pPr>
              <w:rPr/>
            </w:pPr>
            <w:r w:rsidDel="00000000" w:rsidR="00000000" w:rsidRPr="00000000">
              <w:rPr>
                <w:rtl w:val="0"/>
              </w:rPr>
              <w:t xml:space="preserve">- Long-term memory: embeddings in Qdrant, databases</w:t>
            </w:r>
          </w:p>
        </w:tc>
      </w:tr>
      <w:tr>
        <w:trPr>
          <w:cantSplit w:val="0"/>
          <w:trHeight w:val="1040" w:hRule="atLeast"/>
          <w:tblHeader w:val="0"/>
        </w:trPr>
        <w:tc>
          <w:tcPr/>
          <w:p w:rsidR="00000000" w:rsidDel="00000000" w:rsidP="00000000" w:rsidRDefault="00000000" w:rsidRPr="00000000" w14:paraId="00000214">
            <w:pPr>
              <w:rPr/>
            </w:pPr>
            <w:r w:rsidDel="00000000" w:rsidR="00000000" w:rsidRPr="00000000">
              <w:rPr>
                <w:b w:val="1"/>
                <w:bCs w:val="1"/>
                <w:rtl w:val="0"/>
              </w:rPr>
              <w:t xml:space="preserve">Reasoning &amp; Planning Module</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Orchestrates actions toward the goal</w:t>
            </w:r>
          </w:p>
        </w:tc>
        <w:tc>
          <w:tcPr/>
          <w:p w:rsidR="00000000" w:rsidDel="00000000" w:rsidP="00000000" w:rsidRDefault="00000000" w:rsidRPr="00000000" w14:paraId="00000216">
            <w:pPr>
              <w:rPr/>
            </w:pPr>
            <w:r w:rsidDel="00000000" w:rsidR="00000000" w:rsidRPr="00000000">
              <w:rPr>
                <w:rtl w:val="0"/>
              </w:rPr>
              <w:t xml:space="preserve">- Breaks high-level goals into sub-goals</w:t>
            </w:r>
          </w:p>
          <w:p w:rsidR="00000000" w:rsidDel="00000000" w:rsidP="00000000" w:rsidRDefault="00000000" w:rsidRPr="00000000" w14:paraId="00000217">
            <w:pPr>
              <w:rPr/>
            </w:pPr>
            <w:r w:rsidDel="00000000" w:rsidR="00000000" w:rsidRPr="00000000">
              <w:rPr>
                <w:rtl w:val="0"/>
              </w:rPr>
              <w:t xml:space="preserve">- Handles conditional branching and sequencing</w:t>
            </w:r>
          </w:p>
        </w:tc>
      </w:tr>
      <w:tr>
        <w:trPr>
          <w:cantSplit w:val="0"/>
          <w:trHeight w:val="770" w:hRule="atLeast"/>
          <w:tblHeader w:val="0"/>
        </w:trPr>
        <w:tc>
          <w:tcPr/>
          <w:p w:rsidR="00000000" w:rsidDel="00000000" w:rsidP="00000000" w:rsidRDefault="00000000" w:rsidRPr="00000000" w14:paraId="00000218">
            <w:pPr>
              <w:rPr/>
            </w:pPr>
            <w:r w:rsidDel="00000000" w:rsidR="00000000" w:rsidRPr="00000000">
              <w:rPr>
                <w:b w:val="1"/>
                <w:bCs w:val="1"/>
                <w:rtl w:val="0"/>
              </w:rPr>
              <w:t xml:space="preserve">Input / Perception Layer</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Receives data from user or environment</w:t>
            </w:r>
          </w:p>
        </w:tc>
        <w:tc>
          <w:tcPr/>
          <w:p w:rsidR="00000000" w:rsidDel="00000000" w:rsidP="00000000" w:rsidRDefault="00000000" w:rsidRPr="00000000" w14:paraId="0000021A">
            <w:pPr>
              <w:rPr/>
            </w:pPr>
            <w:r w:rsidDel="00000000" w:rsidR="00000000" w:rsidRPr="00000000">
              <w:rPr>
                <w:rtl w:val="0"/>
              </w:rPr>
              <w:t xml:space="preserve">- User prompt, API responses, external sensors/data</w:t>
            </w:r>
          </w:p>
        </w:tc>
      </w:tr>
      <w:tr>
        <w:trPr>
          <w:cantSplit w:val="0"/>
          <w:trHeight w:val="770" w:hRule="atLeast"/>
          <w:tblHeader w:val="0"/>
        </w:trPr>
        <w:tc>
          <w:tcPr/>
          <w:p w:rsidR="00000000" w:rsidDel="00000000" w:rsidP="00000000" w:rsidRDefault="00000000" w:rsidRPr="00000000" w14:paraId="0000021B">
            <w:pPr>
              <w:rPr/>
            </w:pPr>
            <w:r w:rsidDel="00000000" w:rsidR="00000000" w:rsidRPr="00000000">
              <w:rPr>
                <w:b w:val="1"/>
                <w:bCs w:val="1"/>
                <w:rtl w:val="0"/>
              </w:rPr>
              <w:t xml:space="preserve">Output / Action Layer</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Returns response or executes actions</w:t>
            </w:r>
          </w:p>
        </w:tc>
        <w:tc>
          <w:tcPr/>
          <w:p w:rsidR="00000000" w:rsidDel="00000000" w:rsidP="00000000" w:rsidRDefault="00000000" w:rsidRPr="00000000" w14:paraId="0000021D">
            <w:pPr>
              <w:rPr/>
            </w:pPr>
            <w:r w:rsidDel="00000000" w:rsidR="00000000" w:rsidRPr="00000000">
              <w:rPr>
                <w:rtl w:val="0"/>
              </w:rPr>
              <w:t xml:space="preserve">- Text output, tool invocation, API calls, multi-agent messages</w:t>
            </w:r>
          </w:p>
        </w:tc>
      </w:tr>
      <w:tr>
        <w:trPr>
          <w:cantSplit w:val="0"/>
          <w:trHeight w:val="1040" w:hRule="atLeast"/>
          <w:tblHeader w:val="0"/>
        </w:trPr>
        <w:tc>
          <w:tcPr/>
          <w:p w:rsidR="00000000" w:rsidDel="00000000" w:rsidP="00000000" w:rsidRDefault="00000000" w:rsidRPr="00000000" w14:paraId="0000021E">
            <w:pPr>
              <w:rPr/>
            </w:pPr>
            <w:r w:rsidDel="00000000" w:rsidR="00000000" w:rsidRPr="00000000">
              <w:rPr>
                <w:b w:val="1"/>
                <w:bCs w:val="1"/>
                <w:rtl w:val="0"/>
              </w:rPr>
              <w:t xml:space="preserve">Validation / Guardrails (optional)</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Ensures safety, correctness, schema compliance</w:t>
            </w:r>
          </w:p>
        </w:tc>
        <w:tc>
          <w:tcPr/>
          <w:p w:rsidR="00000000" w:rsidDel="00000000" w:rsidP="00000000" w:rsidRDefault="00000000" w:rsidRPr="00000000" w14:paraId="00000220">
            <w:pPr>
              <w:rPr/>
            </w:pPr>
            <w:r w:rsidDel="00000000" w:rsidR="00000000" w:rsidRPr="00000000">
              <w:rPr>
                <w:rtl w:val="0"/>
              </w:rPr>
              <w:t xml:space="preserve">- Guardrails AI can validate tool outputs or responses before sending downstream</w:t>
            </w:r>
          </w:p>
        </w:tc>
      </w:tr>
    </w:tbl>
    <w:p w:rsidR="00000000" w:rsidDel="00000000" w:rsidP="00000000" w:rsidRDefault="00000000" w:rsidRPr="00000000" w14:paraId="00000221">
      <w:pPr>
        <w:pStyle w:val="Heading2"/>
        <w:keepNext w:val="0"/>
        <w:keepLines w:val="0"/>
        <w:spacing w:after="80" w:lineRule="auto"/>
        <w:rPr>
          <w:b w:val="1"/>
          <w:bCs w:val="1"/>
          <w:sz w:val="26"/>
          <w:szCs w:val="26"/>
        </w:rPr>
      </w:pPr>
      <w:bookmarkStart w:colFirst="0" w:colLast="0" w:name="_u2o012kqyzmf" w:id="50"/>
      <w:bookmarkEnd w:id="50"/>
      <w:r w:rsidDel="00000000" w:rsidR="00000000" w:rsidRPr="00000000">
        <w:rPr>
          <w:rFonts w:ascii="Andika" w:cs="Andika" w:eastAsia="Andika" w:hAnsi="Andika"/>
          <w:b w:val="1"/>
          <w:bCs w:val="1"/>
          <w:sz w:val="26"/>
          <w:szCs w:val="26"/>
          <w:rtl w:val="0"/>
        </w:rPr>
        <w:t xml:space="preserve">3️⃣ How These Components Work Together</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Workflow inside an agent:</w:t>
      </w:r>
    </w:p>
    <w:p w:rsidR="00000000" w:rsidDel="00000000" w:rsidP="00000000" w:rsidRDefault="00000000" w:rsidRPr="00000000" w14:paraId="00000223">
      <w:pPr>
        <w:numPr>
          <w:ilvl w:val="0"/>
          <w:numId w:val="97"/>
        </w:numPr>
        <w:spacing w:after="0" w:afterAutospacing="0" w:before="240" w:lineRule="auto"/>
        <w:ind w:left="720" w:hanging="360"/>
      </w:pPr>
      <w:r w:rsidDel="00000000" w:rsidR="00000000" w:rsidRPr="00000000">
        <w:rPr>
          <w:b w:val="1"/>
          <w:bCs w:val="1"/>
          <w:rtl w:val="0"/>
        </w:rPr>
        <w:t xml:space="preserve">Receive input</w:t>
        <w:br w:type="textWrapping"/>
      </w:r>
    </w:p>
    <w:p w:rsidR="00000000" w:rsidDel="00000000" w:rsidP="00000000" w:rsidRDefault="00000000" w:rsidRPr="00000000" w14:paraId="00000224">
      <w:pPr>
        <w:numPr>
          <w:ilvl w:val="1"/>
          <w:numId w:val="97"/>
        </w:numPr>
        <w:spacing w:after="0" w:afterAutospacing="0" w:before="0" w:beforeAutospacing="0" w:lineRule="auto"/>
        <w:ind w:left="1440" w:hanging="360"/>
      </w:pPr>
      <w:r w:rsidDel="00000000" w:rsidR="00000000" w:rsidRPr="00000000">
        <w:rPr>
          <w:rtl w:val="0"/>
        </w:rPr>
        <w:t xml:space="preserve">User prompt or environment data enters the agent</w:t>
        <w:br w:type="textWrapping"/>
      </w:r>
    </w:p>
    <w:p w:rsidR="00000000" w:rsidDel="00000000" w:rsidP="00000000" w:rsidRDefault="00000000" w:rsidRPr="00000000" w14:paraId="00000225">
      <w:pPr>
        <w:numPr>
          <w:ilvl w:val="0"/>
          <w:numId w:val="97"/>
        </w:numPr>
        <w:spacing w:after="0" w:afterAutospacing="0" w:before="0" w:beforeAutospacing="0" w:lineRule="auto"/>
        <w:ind w:left="720" w:hanging="360"/>
      </w:pPr>
      <w:r w:rsidDel="00000000" w:rsidR="00000000" w:rsidRPr="00000000">
        <w:rPr>
          <w:b w:val="1"/>
          <w:bCs w:val="1"/>
          <w:rtl w:val="0"/>
        </w:rPr>
        <w:t xml:space="preserve">LLM interprets &amp; reasons</w:t>
        <w:br w:type="textWrapping"/>
      </w:r>
    </w:p>
    <w:p w:rsidR="00000000" w:rsidDel="00000000" w:rsidP="00000000" w:rsidRDefault="00000000" w:rsidRPr="00000000" w14:paraId="00000226">
      <w:pPr>
        <w:numPr>
          <w:ilvl w:val="1"/>
          <w:numId w:val="97"/>
        </w:numPr>
        <w:spacing w:after="0" w:afterAutospacing="0" w:before="0" w:beforeAutospacing="0" w:lineRule="auto"/>
        <w:ind w:left="1440" w:hanging="360"/>
      </w:pPr>
      <w:r w:rsidDel="00000000" w:rsidR="00000000" w:rsidRPr="00000000">
        <w:rPr>
          <w:rtl w:val="0"/>
        </w:rPr>
        <w:t xml:space="preserve">Understands goal, decides what sub-tasks are needed</w:t>
        <w:br w:type="textWrapping"/>
      </w:r>
    </w:p>
    <w:p w:rsidR="00000000" w:rsidDel="00000000" w:rsidP="00000000" w:rsidRDefault="00000000" w:rsidRPr="00000000" w14:paraId="00000227">
      <w:pPr>
        <w:numPr>
          <w:ilvl w:val="0"/>
          <w:numId w:val="97"/>
        </w:numPr>
        <w:spacing w:after="0" w:afterAutospacing="0" w:before="0" w:beforeAutospacing="0" w:lineRule="auto"/>
        <w:ind w:left="720" w:hanging="360"/>
      </w:pPr>
      <w:r w:rsidDel="00000000" w:rsidR="00000000" w:rsidRPr="00000000">
        <w:rPr>
          <w:b w:val="1"/>
          <w:bCs w:val="1"/>
          <w:rtl w:val="0"/>
        </w:rPr>
        <w:t xml:space="preserve">Select tools / sub-agents</w:t>
        <w:br w:type="textWrapping"/>
      </w:r>
    </w:p>
    <w:p w:rsidR="00000000" w:rsidDel="00000000" w:rsidP="00000000" w:rsidRDefault="00000000" w:rsidRPr="00000000" w14:paraId="00000228">
      <w:pPr>
        <w:numPr>
          <w:ilvl w:val="1"/>
          <w:numId w:val="97"/>
        </w:numPr>
        <w:spacing w:after="0" w:afterAutospacing="0" w:before="0" w:beforeAutospacing="0" w:lineRule="auto"/>
        <w:ind w:left="1440" w:hanging="360"/>
      </w:pPr>
      <w:r w:rsidDel="00000000" w:rsidR="00000000" w:rsidRPr="00000000">
        <w:rPr>
          <w:rtl w:val="0"/>
        </w:rPr>
        <w:t xml:space="preserve">Calls external APIs or other agents as required</w:t>
        <w:br w:type="textWrapping"/>
      </w:r>
    </w:p>
    <w:p w:rsidR="00000000" w:rsidDel="00000000" w:rsidP="00000000" w:rsidRDefault="00000000" w:rsidRPr="00000000" w14:paraId="00000229">
      <w:pPr>
        <w:numPr>
          <w:ilvl w:val="0"/>
          <w:numId w:val="97"/>
        </w:numPr>
        <w:spacing w:after="0" w:afterAutospacing="0" w:before="0" w:beforeAutospacing="0" w:lineRule="auto"/>
        <w:ind w:left="720" w:hanging="360"/>
      </w:pPr>
      <w:r w:rsidDel="00000000" w:rsidR="00000000" w:rsidRPr="00000000">
        <w:rPr>
          <w:b w:val="1"/>
          <w:bCs w:val="1"/>
          <w:rtl w:val="0"/>
        </w:rPr>
        <w:t xml:space="preserve">Execute actions</w:t>
        <w:br w:type="textWrapping"/>
      </w:r>
    </w:p>
    <w:p w:rsidR="00000000" w:rsidDel="00000000" w:rsidP="00000000" w:rsidRDefault="00000000" w:rsidRPr="00000000" w14:paraId="0000022A">
      <w:pPr>
        <w:numPr>
          <w:ilvl w:val="1"/>
          <w:numId w:val="97"/>
        </w:numPr>
        <w:spacing w:after="0" w:afterAutospacing="0" w:before="0" w:beforeAutospacing="0" w:lineRule="auto"/>
        <w:ind w:left="1440" w:hanging="360"/>
      </w:pPr>
      <w:r w:rsidDel="00000000" w:rsidR="00000000" w:rsidRPr="00000000">
        <w:rPr>
          <w:rtl w:val="0"/>
        </w:rPr>
        <w:t xml:space="preserve">Runs tools, collects outputs, writes/reads memory</w:t>
        <w:br w:type="textWrapping"/>
      </w:r>
    </w:p>
    <w:p w:rsidR="00000000" w:rsidDel="00000000" w:rsidP="00000000" w:rsidRDefault="00000000" w:rsidRPr="00000000" w14:paraId="0000022B">
      <w:pPr>
        <w:numPr>
          <w:ilvl w:val="0"/>
          <w:numId w:val="97"/>
        </w:numPr>
        <w:spacing w:after="0" w:afterAutospacing="0" w:before="0" w:beforeAutospacing="0" w:lineRule="auto"/>
        <w:ind w:left="720" w:hanging="360"/>
      </w:pPr>
      <w:r w:rsidDel="00000000" w:rsidR="00000000" w:rsidRPr="00000000">
        <w:rPr>
          <w:b w:val="1"/>
          <w:bCs w:val="1"/>
          <w:rtl w:val="0"/>
        </w:rPr>
        <w:t xml:space="preserve">Aggregate &amp; respond</w:t>
        <w:br w:type="textWrapping"/>
      </w:r>
    </w:p>
    <w:p w:rsidR="00000000" w:rsidDel="00000000" w:rsidP="00000000" w:rsidRDefault="00000000" w:rsidRPr="00000000" w14:paraId="0000022C">
      <w:pPr>
        <w:numPr>
          <w:ilvl w:val="1"/>
          <w:numId w:val="97"/>
        </w:numPr>
        <w:spacing w:after="0" w:afterAutospacing="0" w:before="0" w:beforeAutospacing="0" w:lineRule="auto"/>
        <w:ind w:left="1440" w:hanging="360"/>
      </w:pPr>
      <w:r w:rsidDel="00000000" w:rsidR="00000000" w:rsidRPr="00000000">
        <w:rPr>
          <w:rtl w:val="0"/>
        </w:rPr>
        <w:t xml:space="preserve">Combines all outputs into final response</w:t>
        <w:br w:type="textWrapping"/>
      </w:r>
    </w:p>
    <w:p w:rsidR="00000000" w:rsidDel="00000000" w:rsidP="00000000" w:rsidRDefault="00000000" w:rsidRPr="00000000" w14:paraId="0000022D">
      <w:pPr>
        <w:numPr>
          <w:ilvl w:val="1"/>
          <w:numId w:val="97"/>
        </w:numPr>
        <w:spacing w:after="240" w:before="0" w:beforeAutospacing="0" w:lineRule="auto"/>
        <w:ind w:left="1440" w:hanging="360"/>
      </w:pPr>
      <w:r w:rsidDel="00000000" w:rsidR="00000000" w:rsidRPr="00000000">
        <w:rPr>
          <w:rtl w:val="0"/>
        </w:rPr>
        <w:t xml:space="preserve">Optionally validates output with Guardrails AI</w:t>
        <w:br w:type="textWrapping"/>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bbrd0pg00ri0" w:id="51"/>
      <w:bookmarkEnd w:id="51"/>
      <w:r w:rsidDel="00000000" w:rsidR="00000000" w:rsidRPr="00000000">
        <w:rPr>
          <w:rFonts w:ascii="Andika" w:cs="Andika" w:eastAsia="Andika" w:hAnsi="Andika"/>
          <w:b w:val="1"/>
          <w:bCs w:val="1"/>
          <w:color w:val="000000"/>
          <w:sz w:val="26"/>
          <w:szCs w:val="26"/>
          <w:rtl w:val="0"/>
        </w:rPr>
        <w:t xml:space="preserve">4️⃣ Real-World Example</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User prompt:</w:t>
      </w:r>
      <w:r w:rsidDel="00000000" w:rsidR="00000000" w:rsidRPr="00000000">
        <w:rPr>
          <w:rtl w:val="0"/>
        </w:rPr>
        <w:t xml:space="preserve"> “Plan a 2-day Tokyo trip with flights and hotels.”</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Agent Composition:</w:t>
      </w:r>
    </w:p>
    <w:tbl>
      <w:tblPr>
        <w:tblStyle w:val="Table1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0"/>
        <w:gridCol w:w="7040"/>
        <w:tblGridChange w:id="0">
          <w:tblGrid>
            <w:gridCol w:w="1520"/>
            <w:gridCol w:w="7040"/>
          </w:tblGrid>
        </w:tblGridChange>
      </w:tblGrid>
      <w:tr>
        <w:trPr>
          <w:cantSplit w:val="0"/>
          <w:trHeight w:val="500" w:hRule="atLeast"/>
          <w:tblHeader w:val="0"/>
        </w:trPr>
        <w:tc>
          <w:tcPr/>
          <w:p w:rsidR="00000000" w:rsidDel="00000000" w:rsidP="00000000" w:rsidRDefault="00000000" w:rsidRPr="00000000" w14:paraId="00000232">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b w:val="1"/>
                <w:bCs w:val="1"/>
                <w:rtl w:val="0"/>
              </w:rPr>
              <w:t xml:space="preserve">Role in this example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34">
            <w:pPr>
              <w:rPr/>
            </w:pPr>
            <w:r w:rsidDel="00000000" w:rsidR="00000000" w:rsidRPr="00000000">
              <w:rPr>
                <w:rtl w:val="0"/>
              </w:rPr>
              <w:t xml:space="preserve">LLM</w:t>
            </w:r>
          </w:p>
        </w:tc>
        <w:tc>
          <w:tcPr/>
          <w:p w:rsidR="00000000" w:rsidDel="00000000" w:rsidP="00000000" w:rsidRDefault="00000000" w:rsidRPr="00000000" w14:paraId="00000235">
            <w:pPr>
              <w:rPr/>
            </w:pPr>
            <w:r w:rsidDel="00000000" w:rsidR="00000000" w:rsidRPr="00000000">
              <w:rPr>
                <w:rtl w:val="0"/>
              </w:rPr>
              <w:t xml:space="preserve">Understands the user’s intent, decides to book flights first, hotels next</w:t>
            </w:r>
          </w:p>
        </w:tc>
      </w:tr>
      <w:tr>
        <w:trPr>
          <w:cantSplit w:val="0"/>
          <w:trHeight w:val="500" w:hRule="atLeast"/>
          <w:tblHeader w:val="0"/>
        </w:trPr>
        <w:tc>
          <w:tcPr/>
          <w:p w:rsidR="00000000" w:rsidDel="00000000" w:rsidP="00000000" w:rsidRDefault="00000000" w:rsidRPr="00000000" w14:paraId="00000236">
            <w:pPr>
              <w:rPr/>
            </w:pPr>
            <w:r w:rsidDel="00000000" w:rsidR="00000000" w:rsidRPr="00000000">
              <w:rPr>
                <w:rtl w:val="0"/>
              </w:rPr>
              <w:t xml:space="preserve">Tools</w:t>
            </w:r>
          </w:p>
        </w:tc>
        <w:tc>
          <w:tcPr/>
          <w:p w:rsidR="00000000" w:rsidDel="00000000" w:rsidP="00000000" w:rsidRDefault="00000000" w:rsidRPr="00000000" w14:paraId="00000237">
            <w:pPr>
              <w:rPr/>
            </w:pPr>
            <w:r w:rsidDel="00000000" w:rsidR="00000000" w:rsidRPr="00000000">
              <w:rPr>
                <w:rFonts w:ascii="Roboto Mono" w:cs="Roboto Mono" w:eastAsia="Roboto Mono" w:hAnsi="Roboto Mono"/>
                <w:color w:val="188038"/>
                <w:rtl w:val="0"/>
              </w:rPr>
              <w:t xml:space="preserve">searchFlights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bookHotel</w:t>
            </w:r>
            <w:r w:rsidDel="00000000" w:rsidR="00000000" w:rsidRPr="00000000">
              <w:rPr>
                <w:rtl w:val="0"/>
              </w:rPr>
              <w:t xml:space="preserve"> APIs</w:t>
            </w:r>
          </w:p>
        </w:tc>
      </w:tr>
      <w:tr>
        <w:trPr>
          <w:cantSplit w:val="0"/>
          <w:trHeight w:val="500" w:hRule="atLeast"/>
          <w:tblHeader w:val="0"/>
        </w:trPr>
        <w:tc>
          <w:tcPr/>
          <w:p w:rsidR="00000000" w:rsidDel="00000000" w:rsidP="00000000" w:rsidRDefault="00000000" w:rsidRPr="00000000" w14:paraId="00000238">
            <w:pPr>
              <w:rPr/>
            </w:pPr>
            <w:r w:rsidDel="00000000" w:rsidR="00000000" w:rsidRPr="00000000">
              <w:rPr>
                <w:rtl w:val="0"/>
              </w:rPr>
              <w:t xml:space="preserve">Memory</w:t>
            </w:r>
          </w:p>
        </w:tc>
        <w:tc>
          <w:tcPr/>
          <w:p w:rsidR="00000000" w:rsidDel="00000000" w:rsidP="00000000" w:rsidRDefault="00000000" w:rsidRPr="00000000" w14:paraId="00000239">
            <w:pPr>
              <w:rPr/>
            </w:pPr>
            <w:r w:rsidDel="00000000" w:rsidR="00000000" w:rsidRPr="00000000">
              <w:rPr>
                <w:rtl w:val="0"/>
              </w:rPr>
              <w:t xml:space="preserve">Stores previous trip preferences, user profile</w:t>
            </w:r>
          </w:p>
        </w:tc>
      </w:tr>
      <w:tr>
        <w:trPr>
          <w:cantSplit w:val="0"/>
          <w:trHeight w:val="500" w:hRule="atLeast"/>
          <w:tblHeader w:val="0"/>
        </w:trPr>
        <w:tc>
          <w:tcPr/>
          <w:p w:rsidR="00000000" w:rsidDel="00000000" w:rsidP="00000000" w:rsidRDefault="00000000" w:rsidRPr="00000000" w14:paraId="0000023A">
            <w:pPr>
              <w:rPr/>
            </w:pPr>
            <w:r w:rsidDel="00000000" w:rsidR="00000000" w:rsidRPr="00000000">
              <w:rPr>
                <w:rtl w:val="0"/>
              </w:rPr>
              <w:t xml:space="preserve">Reasoning</w:t>
            </w:r>
          </w:p>
        </w:tc>
        <w:tc>
          <w:tcPr/>
          <w:p w:rsidR="00000000" w:rsidDel="00000000" w:rsidP="00000000" w:rsidRDefault="00000000" w:rsidRPr="00000000" w14:paraId="0000023B">
            <w:pPr>
              <w:rPr/>
            </w:pPr>
            <w:r w:rsidDel="00000000" w:rsidR="00000000" w:rsidRPr="00000000">
              <w:rPr>
                <w:rtl w:val="0"/>
              </w:rPr>
              <w:t xml:space="preserve">Plans sequence of actions and handles exceptions (no flights available)</w:t>
            </w:r>
          </w:p>
        </w:tc>
      </w:tr>
      <w:tr>
        <w:trPr>
          <w:cantSplit w:val="0"/>
          <w:trHeight w:val="500" w:hRule="atLeast"/>
          <w:tblHeader w:val="0"/>
        </w:trPr>
        <w:tc>
          <w:tcPr/>
          <w:p w:rsidR="00000000" w:rsidDel="00000000" w:rsidP="00000000" w:rsidRDefault="00000000" w:rsidRPr="00000000" w14:paraId="0000023C">
            <w:pPr>
              <w:rPr/>
            </w:pPr>
            <w:r w:rsidDel="00000000" w:rsidR="00000000" w:rsidRPr="00000000">
              <w:rPr>
                <w:rtl w:val="0"/>
              </w:rPr>
              <w:t xml:space="preserve">Input Layer</w:t>
            </w:r>
          </w:p>
        </w:tc>
        <w:tc>
          <w:tcPr/>
          <w:p w:rsidR="00000000" w:rsidDel="00000000" w:rsidP="00000000" w:rsidRDefault="00000000" w:rsidRPr="00000000" w14:paraId="0000023D">
            <w:pPr>
              <w:rPr/>
            </w:pPr>
            <w:r w:rsidDel="00000000" w:rsidR="00000000" w:rsidRPr="00000000">
              <w:rPr>
                <w:rtl w:val="0"/>
              </w:rPr>
              <w:t xml:space="preserve">Receives user prompt</w:t>
            </w:r>
          </w:p>
        </w:tc>
      </w:tr>
      <w:tr>
        <w:trPr>
          <w:cantSplit w:val="0"/>
          <w:trHeight w:val="500" w:hRule="atLeast"/>
          <w:tblHeader w:val="0"/>
        </w:trPr>
        <w:tc>
          <w:tcPr/>
          <w:p w:rsidR="00000000" w:rsidDel="00000000" w:rsidP="00000000" w:rsidRDefault="00000000" w:rsidRPr="00000000" w14:paraId="0000023E">
            <w:pPr>
              <w:rPr/>
            </w:pPr>
            <w:r w:rsidDel="00000000" w:rsidR="00000000" w:rsidRPr="00000000">
              <w:rPr>
                <w:rtl w:val="0"/>
              </w:rPr>
              <w:t xml:space="preserve">Output Layer</w:t>
            </w:r>
          </w:p>
        </w:tc>
        <w:tc>
          <w:tcPr/>
          <w:p w:rsidR="00000000" w:rsidDel="00000000" w:rsidP="00000000" w:rsidRDefault="00000000" w:rsidRPr="00000000" w14:paraId="0000023F">
            <w:pPr>
              <w:rPr/>
            </w:pPr>
            <w:r w:rsidDel="00000000" w:rsidR="00000000" w:rsidRPr="00000000">
              <w:rPr>
                <w:rtl w:val="0"/>
              </w:rPr>
              <w:t xml:space="preserve">Returns full itinerary to user</w:t>
            </w:r>
          </w:p>
        </w:tc>
      </w:tr>
      <w:tr>
        <w:trPr>
          <w:cantSplit w:val="0"/>
          <w:trHeight w:val="500" w:hRule="atLeast"/>
          <w:tblHeader w:val="0"/>
        </w:trPr>
        <w:tc>
          <w:tcPr/>
          <w:p w:rsidR="00000000" w:rsidDel="00000000" w:rsidP="00000000" w:rsidRDefault="00000000" w:rsidRPr="00000000" w14:paraId="00000240">
            <w:pPr>
              <w:rPr/>
            </w:pPr>
            <w:r w:rsidDel="00000000" w:rsidR="00000000" w:rsidRPr="00000000">
              <w:rPr>
                <w:rtl w:val="0"/>
              </w:rPr>
              <w:t xml:space="preserve">Guardrails</w:t>
            </w:r>
          </w:p>
        </w:tc>
        <w:tc>
          <w:tcPr/>
          <w:p w:rsidR="00000000" w:rsidDel="00000000" w:rsidP="00000000" w:rsidRDefault="00000000" w:rsidRPr="00000000" w14:paraId="00000241">
            <w:pPr>
              <w:rPr/>
            </w:pPr>
            <w:r w:rsidDel="00000000" w:rsidR="00000000" w:rsidRPr="00000000">
              <w:rPr>
                <w:rtl w:val="0"/>
              </w:rPr>
              <w:t xml:space="preserve">Validates API responses (correct date format, flight exists)</w:t>
            </w:r>
          </w:p>
        </w:tc>
      </w:tr>
    </w:tbl>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Prompt → LLM (Planner) → Tool Calls → Memory Updates → LLM Aggregates → Output → User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gg0hkoton9mi" w:id="52"/>
      <w:bookmarkEnd w:id="52"/>
      <w:r w:rsidDel="00000000" w:rsidR="00000000" w:rsidRPr="00000000">
        <w:rPr>
          <w:rFonts w:ascii="Andika" w:cs="Andika" w:eastAsia="Andika" w:hAnsi="Andika"/>
          <w:b w:val="1"/>
          <w:bCs w:val="1"/>
          <w:color w:val="000000"/>
          <w:sz w:val="26"/>
          <w:szCs w:val="26"/>
          <w:rtl w:val="0"/>
        </w:rPr>
        <w:t xml:space="preserve">5️⃣ Key Points</w:t>
      </w:r>
    </w:p>
    <w:p w:rsidR="00000000" w:rsidDel="00000000" w:rsidP="00000000" w:rsidRDefault="00000000" w:rsidRPr="00000000" w14:paraId="00000247">
      <w:pPr>
        <w:numPr>
          <w:ilvl w:val="0"/>
          <w:numId w:val="11"/>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agent is modular</w:t>
      </w:r>
      <w:r w:rsidDel="00000000" w:rsidR="00000000" w:rsidRPr="00000000">
        <w:rPr>
          <w:rtl w:val="0"/>
        </w:rPr>
        <w:t xml:space="preserve">: LLM, tools, reasoning, memory, input/output, validation.</w:t>
        <w:br w:type="textWrapping"/>
      </w:r>
    </w:p>
    <w:p w:rsidR="00000000" w:rsidDel="00000000" w:rsidP="00000000" w:rsidRDefault="00000000" w:rsidRPr="00000000" w14:paraId="00000248">
      <w:pPr>
        <w:numPr>
          <w:ilvl w:val="0"/>
          <w:numId w:val="11"/>
        </w:numPr>
        <w:spacing w:after="0" w:afterAutospacing="0" w:before="0" w:beforeAutospacing="0" w:lineRule="auto"/>
        <w:ind w:left="720" w:hanging="360"/>
      </w:pPr>
      <w:r w:rsidDel="00000000" w:rsidR="00000000" w:rsidRPr="00000000">
        <w:rPr>
          <w:b w:val="1"/>
          <w:bCs w:val="1"/>
          <w:rtl w:val="0"/>
        </w:rPr>
        <w:t xml:space="preserve">LLM is the brain</w:t>
      </w:r>
      <w:r w:rsidDel="00000000" w:rsidR="00000000" w:rsidRPr="00000000">
        <w:rPr>
          <w:rtl w:val="0"/>
        </w:rPr>
        <w:t xml:space="preserve">, but the agent’s power comes from </w:t>
      </w:r>
      <w:r w:rsidDel="00000000" w:rsidR="00000000" w:rsidRPr="00000000">
        <w:rPr>
          <w:b w:val="1"/>
          <w:bCs w:val="1"/>
          <w:rtl w:val="0"/>
        </w:rPr>
        <w:t xml:space="preserve">tools + memory + reasoning</w:t>
      </w:r>
      <w:r w:rsidDel="00000000" w:rsidR="00000000" w:rsidRPr="00000000">
        <w:rPr>
          <w:rtl w:val="0"/>
        </w:rPr>
        <w:t xml:space="preserve">.</w:t>
        <w:br w:type="textWrapping"/>
      </w:r>
    </w:p>
    <w:p w:rsidR="00000000" w:rsidDel="00000000" w:rsidP="00000000" w:rsidRDefault="00000000" w:rsidRPr="00000000" w14:paraId="00000249">
      <w:pPr>
        <w:numPr>
          <w:ilvl w:val="0"/>
          <w:numId w:val="11"/>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agentic AI</w:t>
      </w:r>
      <w:r w:rsidDel="00000000" w:rsidR="00000000" w:rsidRPr="00000000">
        <w:rPr>
          <w:rtl w:val="0"/>
        </w:rPr>
        <w:t xml:space="preserve">, multiple agents can collaborate, but each agent still has this internal composition.</w:t>
      </w:r>
    </w:p>
    <w:p w:rsidR="00000000" w:rsidDel="00000000" w:rsidP="00000000" w:rsidRDefault="00000000" w:rsidRPr="00000000" w14:paraId="0000024A">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0"/>
          <w:szCs w:val="30"/>
        </w:rPr>
      </w:pPr>
      <w:bookmarkStart w:colFirst="0" w:colLast="0" w:name="_d25nxe3in06c" w:id="53"/>
      <w:bookmarkEnd w:id="53"/>
      <w:r w:rsidDel="00000000" w:rsidR="00000000" w:rsidRPr="00000000">
        <w:rPr>
          <w:b w:val="1"/>
          <w:bCs w:val="1"/>
          <w:sz w:val="30"/>
          <w:szCs w:val="30"/>
          <w:rtl w:val="0"/>
        </w:rPr>
        <w:t xml:space="preserve">Memory</w:t>
      </w:r>
    </w:p>
    <w:p w:rsidR="00000000" w:rsidDel="00000000" w:rsidP="00000000" w:rsidRDefault="00000000" w:rsidRPr="00000000" w14:paraId="0000024C">
      <w:pPr>
        <w:spacing w:after="240" w:before="240" w:lineRule="auto"/>
        <w:rPr/>
      </w:pPr>
      <w:r w:rsidDel="00000000" w:rsidR="00000000" w:rsidRPr="00000000">
        <w:rPr>
          <w:rtl w:val="0"/>
        </w:rPr>
        <w:t xml:space="preserve">Memory in agentic AI refers to the </w:t>
      </w:r>
      <w:r w:rsidDel="00000000" w:rsidR="00000000" w:rsidRPr="00000000">
        <w:rPr>
          <w:b w:val="1"/>
          <w:bCs w:val="1"/>
          <w:rtl w:val="0"/>
        </w:rPr>
        <w:t xml:space="preserve">mechanism by which an agent stores, retrieves, and uses information</w:t>
      </w:r>
      <w:r w:rsidDel="00000000" w:rsidR="00000000" w:rsidRPr="00000000">
        <w:rPr>
          <w:rtl w:val="0"/>
        </w:rPr>
        <w:t xml:space="preserve"> from past interactions, observations, or computations to make informed decisions in multi-step or multi-agent tasks.</w:t>
      </w:r>
    </w:p>
    <w:p w:rsidR="00000000" w:rsidDel="00000000" w:rsidP="00000000" w:rsidRDefault="00000000" w:rsidRPr="00000000" w14:paraId="0000024D">
      <w:pPr>
        <w:pStyle w:val="Heading2"/>
        <w:keepNext w:val="0"/>
        <w:keepLines w:val="0"/>
        <w:spacing w:after="80" w:lineRule="auto"/>
        <w:rPr>
          <w:b w:val="1"/>
          <w:bCs w:val="1"/>
          <w:sz w:val="30"/>
          <w:szCs w:val="30"/>
        </w:rPr>
      </w:pPr>
      <w:bookmarkStart w:colFirst="0" w:colLast="0" w:name="_mnry32m2hms0" w:id="54"/>
      <w:bookmarkEnd w:id="54"/>
      <w:r w:rsidDel="00000000" w:rsidR="00000000" w:rsidRPr="00000000">
        <w:rPr>
          <w:b w:val="1"/>
          <w:bCs w:val="1"/>
          <w:sz w:val="30"/>
          <w:szCs w:val="30"/>
          <w:rtl w:val="0"/>
        </w:rPr>
        <w:t xml:space="preserve">Purpose / Why Memory is Needed</w:t>
      </w:r>
    </w:p>
    <w:p w:rsidR="00000000" w:rsidDel="00000000" w:rsidP="00000000" w:rsidRDefault="00000000" w:rsidRPr="00000000" w14:paraId="0000024E">
      <w:pPr>
        <w:numPr>
          <w:ilvl w:val="0"/>
          <w:numId w:val="71"/>
        </w:numPr>
        <w:spacing w:after="0" w:afterAutospacing="0" w:before="240" w:lineRule="auto"/>
        <w:ind w:left="720" w:hanging="360"/>
      </w:pPr>
      <w:r w:rsidDel="00000000" w:rsidR="00000000" w:rsidRPr="00000000">
        <w:rPr>
          <w:b w:val="1"/>
          <w:bCs w:val="1"/>
          <w:rtl w:val="0"/>
        </w:rPr>
        <w:t xml:space="preserve">Maintain Context Across Steps</w:t>
      </w:r>
    </w:p>
    <w:p w:rsidR="00000000" w:rsidDel="00000000" w:rsidP="00000000" w:rsidRDefault="00000000" w:rsidRPr="00000000" w14:paraId="0000024F">
      <w:pPr>
        <w:numPr>
          <w:ilvl w:val="1"/>
          <w:numId w:val="71"/>
        </w:numPr>
        <w:spacing w:after="0" w:afterAutospacing="0" w:before="0" w:beforeAutospacing="0" w:lineRule="auto"/>
        <w:ind w:left="1440" w:hanging="360"/>
      </w:pPr>
      <w:r w:rsidDel="00000000" w:rsidR="00000000" w:rsidRPr="00000000">
        <w:rPr>
          <w:rtl w:val="0"/>
        </w:rPr>
        <w:t xml:space="preserve">Multi-step workflows require the agent to remember intermediate results.</w:t>
      </w:r>
    </w:p>
    <w:p w:rsidR="00000000" w:rsidDel="00000000" w:rsidP="00000000" w:rsidRDefault="00000000" w:rsidRPr="00000000" w14:paraId="00000250">
      <w:pPr>
        <w:numPr>
          <w:ilvl w:val="1"/>
          <w:numId w:val="71"/>
        </w:numPr>
        <w:spacing w:after="0" w:afterAutospacing="0" w:before="0" w:beforeAutospacing="0" w:lineRule="auto"/>
        <w:ind w:left="1440" w:hanging="360"/>
      </w:pPr>
      <w:r w:rsidDel="00000000" w:rsidR="00000000" w:rsidRPr="00000000">
        <w:rPr>
          <w:rtl w:val="0"/>
        </w:rPr>
        <w:t xml:space="preserve">Example: Storing flight options before booking a hotel in a trip-planning workflow.</w:t>
        <w:br w:type="textWrapping"/>
      </w:r>
    </w:p>
    <w:p w:rsidR="00000000" w:rsidDel="00000000" w:rsidP="00000000" w:rsidRDefault="00000000" w:rsidRPr="00000000" w14:paraId="00000251">
      <w:pPr>
        <w:numPr>
          <w:ilvl w:val="0"/>
          <w:numId w:val="71"/>
        </w:numPr>
        <w:spacing w:after="0" w:afterAutospacing="0" w:before="0" w:beforeAutospacing="0" w:lineRule="auto"/>
        <w:ind w:left="720" w:hanging="360"/>
      </w:pPr>
      <w:r w:rsidDel="00000000" w:rsidR="00000000" w:rsidRPr="00000000">
        <w:rPr>
          <w:b w:val="1"/>
          <w:bCs w:val="1"/>
          <w:rtl w:val="0"/>
        </w:rPr>
        <w:t xml:space="preserve">Enable Multi-Agent Collaboration</w:t>
      </w:r>
    </w:p>
    <w:p w:rsidR="00000000" w:rsidDel="00000000" w:rsidP="00000000" w:rsidRDefault="00000000" w:rsidRPr="00000000" w14:paraId="00000252">
      <w:pPr>
        <w:numPr>
          <w:ilvl w:val="1"/>
          <w:numId w:val="71"/>
        </w:numPr>
        <w:spacing w:after="0" w:afterAutospacing="0" w:before="0" w:beforeAutospacing="0" w:lineRule="auto"/>
        <w:ind w:left="1440" w:hanging="360"/>
      </w:pPr>
      <w:r w:rsidDel="00000000" w:rsidR="00000000" w:rsidRPr="00000000">
        <w:rPr>
          <w:rtl w:val="0"/>
        </w:rPr>
        <w:t xml:space="preserve">Agents can share knowledge or intermediate outputs via memory.</w:t>
      </w:r>
    </w:p>
    <w:p w:rsidR="00000000" w:rsidDel="00000000" w:rsidP="00000000" w:rsidRDefault="00000000" w:rsidRPr="00000000" w14:paraId="00000253">
      <w:pPr>
        <w:numPr>
          <w:ilvl w:val="1"/>
          <w:numId w:val="71"/>
        </w:numPr>
        <w:spacing w:after="0" w:afterAutospacing="0" w:before="0" w:beforeAutospacing="0" w:lineRule="auto"/>
        <w:ind w:left="1440" w:hanging="360"/>
      </w:pPr>
      <w:r w:rsidDel="00000000" w:rsidR="00000000" w:rsidRPr="00000000">
        <w:rPr>
          <w:rtl w:val="0"/>
        </w:rPr>
        <w:t xml:space="preserve">Supports A2A (Agent-to-Agent orchestration) effectively.</w:t>
        <w:br w:type="textWrapping"/>
      </w:r>
    </w:p>
    <w:p w:rsidR="00000000" w:rsidDel="00000000" w:rsidP="00000000" w:rsidRDefault="00000000" w:rsidRPr="00000000" w14:paraId="00000254">
      <w:pPr>
        <w:numPr>
          <w:ilvl w:val="0"/>
          <w:numId w:val="71"/>
        </w:numPr>
        <w:spacing w:after="0" w:afterAutospacing="0" w:before="0" w:beforeAutospacing="0" w:lineRule="auto"/>
        <w:ind w:left="720" w:hanging="360"/>
      </w:pPr>
      <w:r w:rsidDel="00000000" w:rsidR="00000000" w:rsidRPr="00000000">
        <w:rPr>
          <w:b w:val="1"/>
          <w:bCs w:val="1"/>
          <w:rtl w:val="0"/>
        </w:rPr>
        <w:t xml:space="preserve">Provide Personalization / User History</w:t>
      </w:r>
    </w:p>
    <w:p w:rsidR="00000000" w:rsidDel="00000000" w:rsidP="00000000" w:rsidRDefault="00000000" w:rsidRPr="00000000" w14:paraId="00000255">
      <w:pPr>
        <w:numPr>
          <w:ilvl w:val="1"/>
          <w:numId w:val="71"/>
        </w:numPr>
        <w:spacing w:after="0" w:afterAutospacing="0" w:before="0" w:beforeAutospacing="0" w:lineRule="auto"/>
        <w:ind w:left="1440" w:hanging="360"/>
      </w:pPr>
      <w:r w:rsidDel="00000000" w:rsidR="00000000" w:rsidRPr="00000000">
        <w:rPr>
          <w:rtl w:val="0"/>
        </w:rPr>
        <w:t xml:space="preserve">Remember user preferences, past queries, or prior decisions.</w:t>
      </w:r>
    </w:p>
    <w:p w:rsidR="00000000" w:rsidDel="00000000" w:rsidP="00000000" w:rsidRDefault="00000000" w:rsidRPr="00000000" w14:paraId="00000256">
      <w:pPr>
        <w:numPr>
          <w:ilvl w:val="1"/>
          <w:numId w:val="71"/>
        </w:numPr>
        <w:spacing w:after="0" w:afterAutospacing="0" w:before="0" w:beforeAutospacing="0" w:lineRule="auto"/>
        <w:ind w:left="1440" w:hanging="360"/>
      </w:pPr>
      <w:r w:rsidDel="00000000" w:rsidR="00000000" w:rsidRPr="00000000">
        <w:rPr>
          <w:rtl w:val="0"/>
        </w:rPr>
        <w:t xml:space="preserve">Example: Always suggesting economy flights because user prefers budget options.</w:t>
        <w:br w:type="textWrapping"/>
      </w:r>
    </w:p>
    <w:p w:rsidR="00000000" w:rsidDel="00000000" w:rsidP="00000000" w:rsidRDefault="00000000" w:rsidRPr="00000000" w14:paraId="00000257">
      <w:pPr>
        <w:numPr>
          <w:ilvl w:val="0"/>
          <w:numId w:val="71"/>
        </w:numPr>
        <w:spacing w:after="0" w:afterAutospacing="0" w:before="0" w:beforeAutospacing="0" w:lineRule="auto"/>
        <w:ind w:left="720" w:hanging="360"/>
      </w:pPr>
      <w:r w:rsidDel="00000000" w:rsidR="00000000" w:rsidRPr="00000000">
        <w:rPr>
          <w:b w:val="1"/>
          <w:bCs w:val="1"/>
          <w:rtl w:val="0"/>
        </w:rPr>
        <w:t xml:space="preserve">Support Reasoning and Planning</w:t>
      </w:r>
    </w:p>
    <w:p w:rsidR="00000000" w:rsidDel="00000000" w:rsidP="00000000" w:rsidRDefault="00000000" w:rsidRPr="00000000" w14:paraId="00000258">
      <w:pPr>
        <w:numPr>
          <w:ilvl w:val="1"/>
          <w:numId w:val="71"/>
        </w:numPr>
        <w:spacing w:after="0" w:afterAutospacing="0" w:before="0" w:beforeAutospacing="0" w:lineRule="auto"/>
        <w:ind w:left="1440" w:hanging="360"/>
      </w:pPr>
      <w:r w:rsidDel="00000000" w:rsidR="00000000" w:rsidRPr="00000000">
        <w:rPr>
          <w:rtl w:val="0"/>
        </w:rPr>
        <w:t xml:space="preserve">Enables the agent to reference prior reasoning steps, avoid redundant work, or optimize decisions.</w:t>
        <w:br w:type="textWrapping"/>
      </w:r>
    </w:p>
    <w:p w:rsidR="00000000" w:rsidDel="00000000" w:rsidP="00000000" w:rsidRDefault="00000000" w:rsidRPr="00000000" w14:paraId="00000259">
      <w:pPr>
        <w:numPr>
          <w:ilvl w:val="0"/>
          <w:numId w:val="71"/>
        </w:numPr>
        <w:spacing w:after="0" w:afterAutospacing="0" w:before="0" w:beforeAutospacing="0" w:lineRule="auto"/>
        <w:ind w:left="720" w:hanging="360"/>
      </w:pPr>
      <w:r w:rsidDel="00000000" w:rsidR="00000000" w:rsidRPr="00000000">
        <w:rPr>
          <w:b w:val="1"/>
          <w:bCs w:val="1"/>
          <w:rtl w:val="0"/>
        </w:rPr>
        <w:t xml:space="preserve">Enhance Robustness</w:t>
      </w:r>
    </w:p>
    <w:p w:rsidR="00000000" w:rsidDel="00000000" w:rsidP="00000000" w:rsidRDefault="00000000" w:rsidRPr="00000000" w14:paraId="0000025A">
      <w:pPr>
        <w:numPr>
          <w:ilvl w:val="1"/>
          <w:numId w:val="71"/>
        </w:numPr>
        <w:spacing w:after="240" w:before="0" w:beforeAutospacing="0" w:lineRule="auto"/>
        <w:ind w:left="1440" w:hanging="360"/>
      </w:pPr>
      <w:r w:rsidDel="00000000" w:rsidR="00000000" w:rsidRPr="00000000">
        <w:rPr>
          <w:rtl w:val="0"/>
        </w:rPr>
        <w:t xml:space="preserve">Helps recover from errors, reattempt tasks, or validate outputs using historical context.</w:t>
        <w:br w:type="textWrapping"/>
      </w:r>
    </w:p>
    <w:p w:rsidR="00000000" w:rsidDel="00000000" w:rsidP="00000000" w:rsidRDefault="00000000" w:rsidRPr="00000000" w14:paraId="0000025B">
      <w:pPr>
        <w:pStyle w:val="Heading2"/>
        <w:keepNext w:val="0"/>
        <w:keepLines w:val="0"/>
        <w:spacing w:after="80" w:lineRule="auto"/>
        <w:rPr>
          <w:b w:val="1"/>
          <w:bCs w:val="1"/>
          <w:sz w:val="30"/>
          <w:szCs w:val="30"/>
        </w:rPr>
      </w:pPr>
      <w:bookmarkStart w:colFirst="0" w:colLast="0" w:name="_51tbf8fkm7il" w:id="55"/>
      <w:bookmarkEnd w:id="55"/>
      <w:r w:rsidDel="00000000" w:rsidR="00000000" w:rsidRPr="00000000">
        <w:rPr>
          <w:b w:val="1"/>
          <w:bCs w:val="1"/>
          <w:sz w:val="30"/>
          <w:szCs w:val="30"/>
          <w:rtl w:val="0"/>
        </w:rPr>
        <w:t xml:space="preserve">Types of Memory</w:t>
      </w:r>
    </w:p>
    <w:tbl>
      <w:tblPr>
        <w:tblStyle w:val="Table1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97.316293929712"/>
        <w:gridCol w:w="3384.1533546325877"/>
        <w:gridCol w:w="3578.530351437699"/>
        <w:tblGridChange w:id="0">
          <w:tblGrid>
            <w:gridCol w:w="2397.316293929712"/>
            <w:gridCol w:w="3384.1533546325877"/>
            <w:gridCol w:w="3578.530351437699"/>
          </w:tblGrid>
        </w:tblGridChange>
      </w:tblGrid>
      <w:tr>
        <w:trPr>
          <w:cantSplit w:val="0"/>
          <w:trHeight w:val="500" w:hRule="atLeast"/>
          <w:tblHeader w:val="0"/>
        </w:trPr>
        <w:tc>
          <w:tcPr/>
          <w:p w:rsidR="00000000" w:rsidDel="00000000" w:rsidP="00000000" w:rsidRDefault="00000000" w:rsidRPr="00000000" w14:paraId="0000025C">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5D">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25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5F">
            <w:pPr>
              <w:rPr/>
            </w:pPr>
            <w:r w:rsidDel="00000000" w:rsidR="00000000" w:rsidRPr="00000000">
              <w:rPr>
                <w:b w:val="1"/>
                <w:bCs w:val="1"/>
                <w:rtl w:val="0"/>
              </w:rPr>
              <w:t xml:space="preserve">Short-Term / Session Memory</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t xml:space="preserve">Context retained during a single task or conversation</w:t>
            </w:r>
          </w:p>
        </w:tc>
        <w:tc>
          <w:tcPr/>
          <w:p w:rsidR="00000000" w:rsidDel="00000000" w:rsidP="00000000" w:rsidRDefault="00000000" w:rsidRPr="00000000" w14:paraId="00000261">
            <w:pPr>
              <w:rPr/>
            </w:pPr>
            <w:r w:rsidDel="00000000" w:rsidR="00000000" w:rsidRPr="00000000">
              <w:rPr>
                <w:rtl w:val="0"/>
              </w:rPr>
              <w:t xml:space="preserve">Current trip details while booking flights and hotels</w:t>
            </w:r>
          </w:p>
        </w:tc>
      </w:tr>
      <w:tr>
        <w:trPr>
          <w:cantSplit w:val="0"/>
          <w:trHeight w:val="770" w:hRule="atLeast"/>
          <w:tblHeader w:val="0"/>
        </w:trPr>
        <w:tc>
          <w:tcPr/>
          <w:p w:rsidR="00000000" w:rsidDel="00000000" w:rsidP="00000000" w:rsidRDefault="00000000" w:rsidRPr="00000000" w14:paraId="00000262">
            <w:pPr>
              <w:rPr/>
            </w:pPr>
            <w:r w:rsidDel="00000000" w:rsidR="00000000" w:rsidRPr="00000000">
              <w:rPr>
                <w:b w:val="1"/>
                <w:bCs w:val="1"/>
                <w:rtl w:val="0"/>
              </w:rPr>
              <w:t xml:space="preserve">Long-Term / Persistent Memory</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Stores data across multiple sessions or tasks</w:t>
            </w:r>
          </w:p>
        </w:tc>
        <w:tc>
          <w:tcPr/>
          <w:p w:rsidR="00000000" w:rsidDel="00000000" w:rsidP="00000000" w:rsidRDefault="00000000" w:rsidRPr="00000000" w14:paraId="00000264">
            <w:pPr>
              <w:rPr/>
            </w:pPr>
            <w:r w:rsidDel="00000000" w:rsidR="00000000" w:rsidRPr="00000000">
              <w:rPr>
                <w:rtl w:val="0"/>
              </w:rPr>
              <w:t xml:space="preserve">User preferences, previous itineraries, stored embeddings</w:t>
            </w:r>
          </w:p>
        </w:tc>
      </w:tr>
      <w:tr>
        <w:trPr>
          <w:cantSplit w:val="0"/>
          <w:trHeight w:val="770" w:hRule="atLeast"/>
          <w:tblHeader w:val="0"/>
        </w:trPr>
        <w:tc>
          <w:tcPr/>
          <w:p w:rsidR="00000000" w:rsidDel="00000000" w:rsidP="00000000" w:rsidRDefault="00000000" w:rsidRPr="00000000" w14:paraId="00000265">
            <w:pPr>
              <w:rPr/>
            </w:pPr>
            <w:r w:rsidDel="00000000" w:rsidR="00000000" w:rsidRPr="00000000">
              <w:rPr>
                <w:b w:val="1"/>
                <w:bCs w:val="1"/>
                <w:rtl w:val="0"/>
              </w:rPr>
              <w:t xml:space="preserve">Shared / Global Memory</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Accessible to multiple agents</w:t>
            </w:r>
          </w:p>
        </w:tc>
        <w:tc>
          <w:tcPr/>
          <w:p w:rsidR="00000000" w:rsidDel="00000000" w:rsidP="00000000" w:rsidRDefault="00000000" w:rsidRPr="00000000" w14:paraId="00000267">
            <w:pPr>
              <w:rPr/>
            </w:pPr>
            <w:r w:rsidDel="00000000" w:rsidR="00000000" w:rsidRPr="00000000">
              <w:rPr>
                <w:rtl w:val="0"/>
              </w:rPr>
              <w:t xml:space="preserve">Qdrant embedding DB storing knowledge for all agents</w:t>
            </w:r>
          </w:p>
        </w:tc>
      </w:tr>
      <w:tr>
        <w:trPr>
          <w:cantSplit w:val="0"/>
          <w:trHeight w:val="770" w:hRule="atLeast"/>
          <w:tblHeader w:val="0"/>
        </w:trPr>
        <w:tc>
          <w:tcPr/>
          <w:p w:rsidR="00000000" w:rsidDel="00000000" w:rsidP="00000000" w:rsidRDefault="00000000" w:rsidRPr="00000000" w14:paraId="00000268">
            <w:pPr>
              <w:rPr/>
            </w:pPr>
            <w:r w:rsidDel="00000000" w:rsidR="00000000" w:rsidRPr="00000000">
              <w:rPr>
                <w:b w:val="1"/>
                <w:bCs w:val="1"/>
                <w:rtl w:val="0"/>
              </w:rPr>
              <w:t xml:space="preserve">Tool-Specific Memory</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tl w:val="0"/>
              </w:rPr>
              <w:t xml:space="preserve">Memory linked to a specific tool</w:t>
            </w:r>
          </w:p>
        </w:tc>
        <w:tc>
          <w:tcPr/>
          <w:p w:rsidR="00000000" w:rsidDel="00000000" w:rsidP="00000000" w:rsidRDefault="00000000" w:rsidRPr="00000000" w14:paraId="0000026A">
            <w:pPr>
              <w:rPr/>
            </w:pPr>
            <w:r w:rsidDel="00000000" w:rsidR="00000000" w:rsidRPr="00000000">
              <w:rPr>
                <w:rtl w:val="0"/>
              </w:rPr>
              <w:t xml:space="preserve">Cache recent flight search results to reduce API calls</w:t>
            </w:r>
          </w:p>
        </w:tc>
      </w:tr>
    </w:tbl>
    <w:p w:rsidR="00000000" w:rsidDel="00000000" w:rsidP="00000000" w:rsidRDefault="00000000" w:rsidRPr="00000000" w14:paraId="0000026B">
      <w:pPr>
        <w:pStyle w:val="Heading2"/>
        <w:keepNext w:val="0"/>
        <w:keepLines w:val="0"/>
        <w:spacing w:after="80" w:lineRule="auto"/>
        <w:rPr>
          <w:b w:val="1"/>
          <w:bCs w:val="1"/>
          <w:sz w:val="30"/>
          <w:szCs w:val="30"/>
        </w:rPr>
      </w:pPr>
      <w:bookmarkStart w:colFirst="0" w:colLast="0" w:name="_edvq8peklfq7" w:id="56"/>
      <w:bookmarkEnd w:id="56"/>
      <w:r w:rsidDel="00000000" w:rsidR="00000000" w:rsidRPr="00000000">
        <w:rPr>
          <w:b w:val="1"/>
          <w:bCs w:val="1"/>
          <w:sz w:val="30"/>
          <w:szCs w:val="30"/>
          <w:rtl w:val="0"/>
        </w:rPr>
        <w:t xml:space="preserve">Implementation Approaches</w:t>
      </w:r>
    </w:p>
    <w:p w:rsidR="00000000" w:rsidDel="00000000" w:rsidP="00000000" w:rsidRDefault="00000000" w:rsidRPr="00000000" w14:paraId="0000026C">
      <w:pPr>
        <w:numPr>
          <w:ilvl w:val="0"/>
          <w:numId w:val="41"/>
        </w:numPr>
        <w:spacing w:after="0" w:afterAutospacing="0" w:before="240" w:lineRule="auto"/>
        <w:ind w:left="720" w:hanging="360"/>
      </w:pPr>
      <w:r w:rsidDel="00000000" w:rsidR="00000000" w:rsidRPr="00000000">
        <w:rPr>
          <w:b w:val="1"/>
          <w:bCs w:val="1"/>
          <w:rtl w:val="0"/>
        </w:rPr>
        <w:t xml:space="preserve">In-Memory Structures</w:t>
      </w:r>
    </w:p>
    <w:p w:rsidR="00000000" w:rsidDel="00000000" w:rsidP="00000000" w:rsidRDefault="00000000" w:rsidRPr="00000000" w14:paraId="0000026D">
      <w:pPr>
        <w:numPr>
          <w:ilvl w:val="1"/>
          <w:numId w:val="41"/>
        </w:numPr>
        <w:spacing w:after="0" w:afterAutospacing="0" w:before="0" w:beforeAutospacing="0" w:lineRule="auto"/>
        <w:ind w:left="1440" w:hanging="360"/>
      </w:pPr>
      <w:r w:rsidDel="00000000" w:rsidR="00000000" w:rsidRPr="00000000">
        <w:rPr>
          <w:rtl w:val="0"/>
        </w:rPr>
        <w:t xml:space="preserve">Python dictionaries, caches, or runtime variables for session memory.</w:t>
        <w:br w:type="textWrapping"/>
      </w:r>
    </w:p>
    <w:p w:rsidR="00000000" w:rsidDel="00000000" w:rsidP="00000000" w:rsidRDefault="00000000" w:rsidRPr="00000000" w14:paraId="0000026E">
      <w:pPr>
        <w:numPr>
          <w:ilvl w:val="0"/>
          <w:numId w:val="41"/>
        </w:numPr>
        <w:spacing w:after="0" w:afterAutospacing="0" w:before="0" w:beforeAutospacing="0" w:lineRule="auto"/>
        <w:ind w:left="720" w:hanging="360"/>
      </w:pPr>
      <w:r w:rsidDel="00000000" w:rsidR="00000000" w:rsidRPr="00000000">
        <w:rPr>
          <w:b w:val="1"/>
          <w:bCs w:val="1"/>
          <w:rtl w:val="0"/>
        </w:rPr>
        <w:t xml:space="preserve">Databases / Vector Stores</w:t>
      </w:r>
    </w:p>
    <w:p w:rsidR="00000000" w:rsidDel="00000000" w:rsidP="00000000" w:rsidRDefault="00000000" w:rsidRPr="00000000" w14:paraId="0000026F">
      <w:pPr>
        <w:numPr>
          <w:ilvl w:val="1"/>
          <w:numId w:val="41"/>
        </w:numPr>
        <w:spacing w:after="0" w:afterAutospacing="0" w:before="0" w:beforeAutospacing="0" w:lineRule="auto"/>
        <w:ind w:left="1440" w:hanging="360"/>
      </w:pPr>
      <w:r w:rsidDel="00000000" w:rsidR="00000000" w:rsidRPr="00000000">
        <w:rPr>
          <w:rtl w:val="0"/>
        </w:rPr>
        <w:t xml:space="preserve">Persistent storage using DynamoDB, PostgreSQL, Qdrant, or Pinecone.</w:t>
        <w:br w:type="textWrapping"/>
      </w:r>
    </w:p>
    <w:p w:rsidR="00000000" w:rsidDel="00000000" w:rsidP="00000000" w:rsidRDefault="00000000" w:rsidRPr="00000000" w14:paraId="00000270">
      <w:pPr>
        <w:numPr>
          <w:ilvl w:val="0"/>
          <w:numId w:val="41"/>
        </w:numPr>
        <w:spacing w:after="0" w:afterAutospacing="0" w:before="0" w:beforeAutospacing="0" w:lineRule="auto"/>
        <w:ind w:left="720" w:hanging="360"/>
      </w:pPr>
      <w:r w:rsidDel="00000000" w:rsidR="00000000" w:rsidRPr="00000000">
        <w:rPr>
          <w:b w:val="1"/>
          <w:bCs w:val="1"/>
          <w:rtl w:val="0"/>
        </w:rPr>
        <w:t xml:space="preserve">Embedding-Based Memory</w:t>
      </w:r>
    </w:p>
    <w:p w:rsidR="00000000" w:rsidDel="00000000" w:rsidP="00000000" w:rsidRDefault="00000000" w:rsidRPr="00000000" w14:paraId="00000271">
      <w:pPr>
        <w:numPr>
          <w:ilvl w:val="1"/>
          <w:numId w:val="41"/>
        </w:numPr>
        <w:spacing w:after="0" w:afterAutospacing="0" w:before="0" w:beforeAutospacing="0" w:lineRule="auto"/>
        <w:ind w:left="1440" w:hanging="360"/>
      </w:pPr>
      <w:r w:rsidDel="00000000" w:rsidR="00000000" w:rsidRPr="00000000">
        <w:rPr>
          <w:rtl w:val="0"/>
        </w:rPr>
        <w:t xml:space="preserve">Store semantic representations of text or data for retrieval by similarity.</w:t>
        <w:br w:type="textWrapping"/>
      </w:r>
    </w:p>
    <w:p w:rsidR="00000000" w:rsidDel="00000000" w:rsidP="00000000" w:rsidRDefault="00000000" w:rsidRPr="00000000" w14:paraId="00000272">
      <w:pPr>
        <w:numPr>
          <w:ilvl w:val="0"/>
          <w:numId w:val="41"/>
        </w:numPr>
        <w:spacing w:after="0" w:afterAutospacing="0" w:before="0" w:beforeAutospacing="0" w:lineRule="auto"/>
        <w:ind w:left="720" w:hanging="360"/>
      </w:pPr>
      <w:r w:rsidDel="00000000" w:rsidR="00000000" w:rsidRPr="00000000">
        <w:rPr>
          <w:b w:val="1"/>
          <w:bCs w:val="1"/>
          <w:rtl w:val="0"/>
        </w:rPr>
        <w:t xml:space="preserve">Hybrid</w:t>
      </w:r>
    </w:p>
    <w:p w:rsidR="00000000" w:rsidDel="00000000" w:rsidP="00000000" w:rsidRDefault="00000000" w:rsidRPr="00000000" w14:paraId="00000273">
      <w:pPr>
        <w:numPr>
          <w:ilvl w:val="1"/>
          <w:numId w:val="41"/>
        </w:numPr>
        <w:spacing w:after="240" w:before="0" w:beforeAutospacing="0" w:lineRule="auto"/>
        <w:ind w:left="1440" w:hanging="360"/>
      </w:pPr>
      <w:r w:rsidDel="00000000" w:rsidR="00000000" w:rsidRPr="00000000">
        <w:rPr>
          <w:rtl w:val="0"/>
        </w:rPr>
        <w:t xml:space="preserve">Short-term in-memory + long-term persistent vector store for scalability.</w:t>
        <w:br w:type="textWrapping"/>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b w:val="1"/>
          <w:bCs w:val="1"/>
          <w:sz w:val="30"/>
          <w:szCs w:val="30"/>
        </w:rPr>
      </w:pPr>
      <w:r w:rsidDel="00000000" w:rsidR="00000000" w:rsidRPr="00000000">
        <w:rPr>
          <w:b w:val="1"/>
          <w:bCs w:val="1"/>
          <w:sz w:val="30"/>
          <w:szCs w:val="30"/>
          <w:rtl w:val="0"/>
        </w:rPr>
        <w:t xml:space="preserve">Example Use Case</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User Request:</w:t>
      </w:r>
      <w:r w:rsidDel="00000000" w:rsidR="00000000" w:rsidRPr="00000000">
        <w:rPr>
          <w:rtl w:val="0"/>
        </w:rPr>
        <w:t xml:space="preserve"> “Plan a 3-day trip to Paris.”</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Memory Usage:</w:t>
      </w:r>
    </w:p>
    <w:p w:rsidR="00000000" w:rsidDel="00000000" w:rsidP="00000000" w:rsidRDefault="00000000" w:rsidRPr="00000000" w14:paraId="00000278">
      <w:pPr>
        <w:numPr>
          <w:ilvl w:val="0"/>
          <w:numId w:val="51"/>
        </w:numPr>
        <w:spacing w:after="0" w:afterAutospacing="0" w:before="240" w:lineRule="auto"/>
        <w:ind w:left="720" w:hanging="360"/>
      </w:pPr>
      <w:r w:rsidDel="00000000" w:rsidR="00000000" w:rsidRPr="00000000">
        <w:rPr>
          <w:rtl w:val="0"/>
        </w:rPr>
        <w:t xml:space="preserve">Short-term memory stores: selected flights and hotels for the current session.</w:t>
        <w:br w:type="textWrapping"/>
      </w:r>
    </w:p>
    <w:p w:rsidR="00000000" w:rsidDel="00000000" w:rsidP="00000000" w:rsidRDefault="00000000" w:rsidRPr="00000000" w14:paraId="00000279">
      <w:pPr>
        <w:numPr>
          <w:ilvl w:val="0"/>
          <w:numId w:val="51"/>
        </w:numPr>
        <w:spacing w:after="0" w:afterAutospacing="0" w:before="0" w:beforeAutospacing="0" w:lineRule="auto"/>
        <w:ind w:left="720" w:hanging="360"/>
      </w:pPr>
      <w:r w:rsidDel="00000000" w:rsidR="00000000" w:rsidRPr="00000000">
        <w:rPr>
          <w:rtl w:val="0"/>
        </w:rPr>
        <w:t xml:space="preserve">Long-term memory stores: user preferences (“economy flights only,” “no early morning flights”).</w:t>
        <w:br w:type="textWrapping"/>
      </w:r>
    </w:p>
    <w:p w:rsidR="00000000" w:rsidDel="00000000" w:rsidP="00000000" w:rsidRDefault="00000000" w:rsidRPr="00000000" w14:paraId="0000027A">
      <w:pPr>
        <w:numPr>
          <w:ilvl w:val="0"/>
          <w:numId w:val="51"/>
        </w:numPr>
        <w:spacing w:after="240" w:before="0" w:beforeAutospacing="0" w:lineRule="auto"/>
        <w:ind w:left="720" w:hanging="360"/>
      </w:pPr>
      <w:r w:rsidDel="00000000" w:rsidR="00000000" w:rsidRPr="00000000">
        <w:rPr>
          <w:rtl w:val="0"/>
        </w:rPr>
        <w:t xml:space="preserve">Shared memory enables other agents (calendar agent, budget agent) to access the same info without repeated API calls.</w:t>
        <w:br w:type="textWrapping"/>
      </w:r>
    </w:p>
    <w:p w:rsidR="00000000" w:rsidDel="00000000" w:rsidP="00000000" w:rsidRDefault="00000000" w:rsidRPr="00000000" w14:paraId="0000027B">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0"/>
          <w:szCs w:val="30"/>
        </w:rPr>
      </w:pPr>
      <w:bookmarkStart w:colFirst="0" w:colLast="0" w:name="_at6ozyc6yjst" w:id="57"/>
      <w:bookmarkEnd w:id="57"/>
      <w:r w:rsidDel="00000000" w:rsidR="00000000" w:rsidRPr="00000000">
        <w:rPr>
          <w:b w:val="1"/>
          <w:bCs w:val="1"/>
          <w:sz w:val="30"/>
          <w:szCs w:val="30"/>
          <w:rtl w:val="0"/>
        </w:rPr>
        <w:t xml:space="preserve">Guardrails in Agentic AI</w:t>
      </w:r>
    </w:p>
    <w:p w:rsidR="00000000" w:rsidDel="00000000" w:rsidP="00000000" w:rsidRDefault="00000000" w:rsidRPr="00000000" w14:paraId="0000027D">
      <w:pPr>
        <w:spacing w:after="240" w:before="240" w:lineRule="auto"/>
        <w:rPr/>
      </w:pPr>
      <w:r w:rsidDel="00000000" w:rsidR="00000000" w:rsidRPr="00000000">
        <w:rPr>
          <w:rtl w:val="0"/>
        </w:rPr>
        <w:t xml:space="preserve">Guardrails are mechanisms that </w:t>
      </w:r>
      <w:r w:rsidDel="00000000" w:rsidR="00000000" w:rsidRPr="00000000">
        <w:rPr>
          <w:b w:val="1"/>
          <w:bCs w:val="1"/>
          <w:rtl w:val="0"/>
        </w:rPr>
        <w:t xml:space="preserve">enforce rules, constraints, and safety checks</w:t>
      </w:r>
      <w:r w:rsidDel="00000000" w:rsidR="00000000" w:rsidRPr="00000000">
        <w:rPr>
          <w:rtl w:val="0"/>
        </w:rPr>
        <w:t xml:space="preserve"> on agent behavior and tool outputs in an agentic AI system. They ensure that the system’s actions are </w:t>
      </w:r>
      <w:r w:rsidDel="00000000" w:rsidR="00000000" w:rsidRPr="00000000">
        <w:rPr>
          <w:b w:val="1"/>
          <w:bCs w:val="1"/>
          <w:rtl w:val="0"/>
        </w:rPr>
        <w:t xml:space="preserve">correct, safe, and aligned with intended objectives</w:t>
      </w:r>
      <w:r w:rsidDel="00000000" w:rsidR="00000000" w:rsidRPr="00000000">
        <w:rPr>
          <w:rtl w:val="0"/>
        </w:rPr>
        <w:t xml:space="preserve">, even when agents are autonomous and capable of dynamic decision-making.</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n63tw4isffr8" w:id="58"/>
      <w:bookmarkEnd w:id="58"/>
      <w:r w:rsidDel="00000000" w:rsidR="00000000" w:rsidRPr="00000000">
        <w:rPr>
          <w:b w:val="1"/>
          <w:bCs w:val="1"/>
          <w:color w:val="000000"/>
          <w:sz w:val="26"/>
          <w:szCs w:val="26"/>
          <w:rtl w:val="0"/>
        </w:rPr>
        <w:t xml:space="preserve">Why Guardrails Are Needed</w:t>
      </w:r>
    </w:p>
    <w:p w:rsidR="00000000" w:rsidDel="00000000" w:rsidP="00000000" w:rsidRDefault="00000000" w:rsidRPr="00000000" w14:paraId="00000280">
      <w:pPr>
        <w:numPr>
          <w:ilvl w:val="0"/>
          <w:numId w:val="61"/>
        </w:numPr>
        <w:spacing w:after="0" w:afterAutospacing="0" w:before="240" w:lineRule="auto"/>
        <w:ind w:left="720" w:hanging="360"/>
      </w:pPr>
      <w:r w:rsidDel="00000000" w:rsidR="00000000" w:rsidRPr="00000000">
        <w:rPr>
          <w:b w:val="1"/>
          <w:bCs w:val="1"/>
          <w:rtl w:val="0"/>
        </w:rPr>
        <w:t xml:space="preserve">Validate Outputs:</w:t>
        <w:br w:type="textWrapping"/>
      </w:r>
    </w:p>
    <w:p w:rsidR="00000000" w:rsidDel="00000000" w:rsidP="00000000" w:rsidRDefault="00000000" w:rsidRPr="00000000" w14:paraId="00000281">
      <w:pPr>
        <w:numPr>
          <w:ilvl w:val="1"/>
          <w:numId w:val="61"/>
        </w:numPr>
        <w:spacing w:after="0" w:afterAutospacing="0" w:before="0" w:beforeAutospacing="0" w:lineRule="auto"/>
        <w:ind w:left="1440" w:hanging="360"/>
      </w:pPr>
      <w:r w:rsidDel="00000000" w:rsidR="00000000" w:rsidRPr="00000000">
        <w:rPr>
          <w:rtl w:val="0"/>
        </w:rPr>
        <w:t xml:space="preserve">Agents and LLMs may produce outputs that are incomplete, invalid, or incorrectly formatted.</w:t>
        <w:br w:type="textWrapping"/>
      </w:r>
    </w:p>
    <w:p w:rsidR="00000000" w:rsidDel="00000000" w:rsidP="00000000" w:rsidRDefault="00000000" w:rsidRPr="00000000" w14:paraId="00000282">
      <w:pPr>
        <w:numPr>
          <w:ilvl w:val="1"/>
          <w:numId w:val="61"/>
        </w:numPr>
        <w:spacing w:after="0" w:afterAutospacing="0" w:before="0" w:beforeAutospacing="0" w:lineRule="auto"/>
        <w:ind w:left="1440" w:hanging="360"/>
      </w:pPr>
      <w:r w:rsidDel="00000000" w:rsidR="00000000" w:rsidRPr="00000000">
        <w:rPr>
          <w:rtl w:val="0"/>
        </w:rPr>
        <w:t xml:space="preserve">Guardrails ensure outputs conform to expected </w:t>
      </w:r>
      <w:r w:rsidDel="00000000" w:rsidR="00000000" w:rsidRPr="00000000">
        <w:rPr>
          <w:b w:val="1"/>
          <w:bCs w:val="1"/>
          <w:rtl w:val="0"/>
        </w:rPr>
        <w:t xml:space="preserve">schemas, types, and constraints</w:t>
      </w:r>
      <w:r w:rsidDel="00000000" w:rsidR="00000000" w:rsidRPr="00000000">
        <w:rPr>
          <w:rtl w:val="0"/>
        </w:rPr>
        <w:t xml:space="preserve"> (e.g., JSON structure, numerical ranges).</w:t>
        <w:br w:type="textWrapping"/>
      </w:r>
    </w:p>
    <w:p w:rsidR="00000000" w:rsidDel="00000000" w:rsidP="00000000" w:rsidRDefault="00000000" w:rsidRPr="00000000" w14:paraId="00000283">
      <w:pPr>
        <w:numPr>
          <w:ilvl w:val="0"/>
          <w:numId w:val="61"/>
        </w:numPr>
        <w:spacing w:after="0" w:afterAutospacing="0" w:before="0" w:beforeAutospacing="0" w:lineRule="auto"/>
        <w:ind w:left="720" w:hanging="360"/>
      </w:pPr>
      <w:r w:rsidDel="00000000" w:rsidR="00000000" w:rsidRPr="00000000">
        <w:rPr>
          <w:b w:val="1"/>
          <w:bCs w:val="1"/>
          <w:rtl w:val="0"/>
        </w:rPr>
        <w:t xml:space="preserve">Safety and Compliance:</w:t>
        <w:br w:type="textWrapping"/>
      </w:r>
    </w:p>
    <w:p w:rsidR="00000000" w:rsidDel="00000000" w:rsidP="00000000" w:rsidRDefault="00000000" w:rsidRPr="00000000" w14:paraId="00000284">
      <w:pPr>
        <w:numPr>
          <w:ilvl w:val="1"/>
          <w:numId w:val="61"/>
        </w:numPr>
        <w:spacing w:after="0" w:afterAutospacing="0" w:before="0" w:beforeAutospacing="0" w:lineRule="auto"/>
        <w:ind w:left="1440" w:hanging="360"/>
      </w:pPr>
      <w:r w:rsidDel="00000000" w:rsidR="00000000" w:rsidRPr="00000000">
        <w:rPr>
          <w:rtl w:val="0"/>
        </w:rPr>
        <w:t xml:space="preserve">Prevent unsafe or harmful actions, such as sending sensitive data to the wrong API, or executing destructive operations.</w:t>
        <w:br w:type="textWrapping"/>
      </w:r>
    </w:p>
    <w:p w:rsidR="00000000" w:rsidDel="00000000" w:rsidP="00000000" w:rsidRDefault="00000000" w:rsidRPr="00000000" w14:paraId="00000285">
      <w:pPr>
        <w:numPr>
          <w:ilvl w:val="1"/>
          <w:numId w:val="61"/>
        </w:numPr>
        <w:spacing w:after="0" w:afterAutospacing="0" w:before="0" w:beforeAutospacing="0" w:lineRule="auto"/>
        <w:ind w:left="1440" w:hanging="360"/>
      </w:pPr>
      <w:r w:rsidDel="00000000" w:rsidR="00000000" w:rsidRPr="00000000">
        <w:rPr>
          <w:rtl w:val="0"/>
        </w:rPr>
        <w:t xml:space="preserve">Enforce </w:t>
      </w:r>
      <w:r w:rsidDel="00000000" w:rsidR="00000000" w:rsidRPr="00000000">
        <w:rPr>
          <w:b w:val="1"/>
          <w:bCs w:val="1"/>
          <w:rtl w:val="0"/>
        </w:rPr>
        <w:t xml:space="preserve">organizational policies</w:t>
      </w:r>
      <w:r w:rsidDel="00000000" w:rsidR="00000000" w:rsidRPr="00000000">
        <w:rPr>
          <w:rtl w:val="0"/>
        </w:rPr>
        <w:t xml:space="preserve">, regulatory requirements, and ethical guidelines.</w:t>
        <w:br w:type="textWrapping"/>
      </w:r>
    </w:p>
    <w:p w:rsidR="00000000" w:rsidDel="00000000" w:rsidP="00000000" w:rsidRDefault="00000000" w:rsidRPr="00000000" w14:paraId="00000286">
      <w:pPr>
        <w:numPr>
          <w:ilvl w:val="0"/>
          <w:numId w:val="61"/>
        </w:numPr>
        <w:spacing w:after="0" w:afterAutospacing="0" w:before="0" w:beforeAutospacing="0" w:lineRule="auto"/>
        <w:ind w:left="720" w:hanging="360"/>
      </w:pPr>
      <w:r w:rsidDel="00000000" w:rsidR="00000000" w:rsidRPr="00000000">
        <w:rPr>
          <w:b w:val="1"/>
          <w:bCs w:val="1"/>
          <w:rtl w:val="0"/>
        </w:rPr>
        <w:t xml:space="preserve">Reliability in Multi-Agent Systems:</w:t>
        <w:br w:type="textWrapping"/>
      </w:r>
    </w:p>
    <w:p w:rsidR="00000000" w:rsidDel="00000000" w:rsidP="00000000" w:rsidRDefault="00000000" w:rsidRPr="00000000" w14:paraId="00000287">
      <w:pPr>
        <w:numPr>
          <w:ilvl w:val="1"/>
          <w:numId w:val="61"/>
        </w:numPr>
        <w:spacing w:after="0" w:afterAutospacing="0" w:before="0" w:beforeAutospacing="0" w:lineRule="auto"/>
        <w:ind w:left="1440" w:hanging="360"/>
      </w:pPr>
      <w:r w:rsidDel="00000000" w:rsidR="00000000" w:rsidRPr="00000000">
        <w:rPr>
          <w:rtl w:val="0"/>
        </w:rPr>
        <w:t xml:space="preserve">In agentic AI, multiple agents collaborate and pass data between each other. Guardrails prevent </w:t>
      </w:r>
      <w:r w:rsidDel="00000000" w:rsidR="00000000" w:rsidRPr="00000000">
        <w:rPr>
          <w:b w:val="1"/>
          <w:bCs w:val="1"/>
          <w:rtl w:val="0"/>
        </w:rPr>
        <w:t xml:space="preserve">propagation of errors</w:t>
      </w:r>
      <w:r w:rsidDel="00000000" w:rsidR="00000000" w:rsidRPr="00000000">
        <w:rPr>
          <w:rtl w:val="0"/>
        </w:rPr>
        <w:t xml:space="preserve"> across agents.</w:t>
        <w:br w:type="textWrapping"/>
      </w:r>
    </w:p>
    <w:p w:rsidR="00000000" w:rsidDel="00000000" w:rsidP="00000000" w:rsidRDefault="00000000" w:rsidRPr="00000000" w14:paraId="00000288">
      <w:pPr>
        <w:numPr>
          <w:ilvl w:val="0"/>
          <w:numId w:val="61"/>
        </w:numPr>
        <w:spacing w:after="0" w:afterAutospacing="0" w:before="0" w:beforeAutospacing="0" w:lineRule="auto"/>
        <w:ind w:left="720" w:hanging="360"/>
      </w:pPr>
      <w:r w:rsidDel="00000000" w:rsidR="00000000" w:rsidRPr="00000000">
        <w:rPr>
          <w:b w:val="1"/>
          <w:bCs w:val="1"/>
          <w:rtl w:val="0"/>
        </w:rPr>
        <w:t xml:space="preserve">Reduce Human Oversight Burden:</w:t>
        <w:br w:type="textWrapping"/>
      </w:r>
    </w:p>
    <w:p w:rsidR="00000000" w:rsidDel="00000000" w:rsidP="00000000" w:rsidRDefault="00000000" w:rsidRPr="00000000" w14:paraId="00000289">
      <w:pPr>
        <w:numPr>
          <w:ilvl w:val="1"/>
          <w:numId w:val="61"/>
        </w:numPr>
        <w:spacing w:after="0" w:afterAutospacing="0" w:before="0" w:beforeAutospacing="0" w:lineRule="auto"/>
        <w:ind w:left="1440" w:hanging="360"/>
      </w:pPr>
      <w:r w:rsidDel="00000000" w:rsidR="00000000" w:rsidRPr="00000000">
        <w:rPr>
          <w:rtl w:val="0"/>
        </w:rPr>
        <w:t xml:space="preserve">Automates checks that would otherwise require manual verification, making large-scale agentic AI workflows safer and more scalable.</w:t>
        <w:br w:type="textWrapping"/>
      </w:r>
    </w:p>
    <w:p w:rsidR="00000000" w:rsidDel="00000000" w:rsidP="00000000" w:rsidRDefault="00000000" w:rsidRPr="00000000" w14:paraId="0000028A">
      <w:pPr>
        <w:numPr>
          <w:ilvl w:val="0"/>
          <w:numId w:val="61"/>
        </w:numPr>
        <w:spacing w:after="0" w:afterAutospacing="0" w:before="0" w:beforeAutospacing="0" w:lineRule="auto"/>
        <w:ind w:left="720" w:hanging="360"/>
      </w:pPr>
      <w:r w:rsidDel="00000000" w:rsidR="00000000" w:rsidRPr="00000000">
        <w:rPr>
          <w:b w:val="1"/>
          <w:bCs w:val="1"/>
          <w:rtl w:val="0"/>
        </w:rPr>
        <w:t xml:space="preserve">Guided Re-Actions:</w:t>
        <w:br w:type="textWrapping"/>
      </w:r>
    </w:p>
    <w:p w:rsidR="00000000" w:rsidDel="00000000" w:rsidP="00000000" w:rsidRDefault="00000000" w:rsidRPr="00000000" w14:paraId="0000028B">
      <w:pPr>
        <w:numPr>
          <w:ilvl w:val="1"/>
          <w:numId w:val="61"/>
        </w:numPr>
        <w:spacing w:after="240" w:before="0" w:beforeAutospacing="0" w:lineRule="auto"/>
        <w:ind w:left="1440" w:hanging="360"/>
      </w:pPr>
      <w:r w:rsidDel="00000000" w:rsidR="00000000" w:rsidRPr="00000000">
        <w:rPr>
          <w:rtl w:val="0"/>
        </w:rPr>
        <w:t xml:space="preserve">Some guardrails can instruct agents to </w:t>
      </w:r>
      <w:r w:rsidDel="00000000" w:rsidR="00000000" w:rsidRPr="00000000">
        <w:rPr>
          <w:b w:val="1"/>
          <w:bCs w:val="1"/>
          <w:rtl w:val="0"/>
        </w:rPr>
        <w:t xml:space="preserve">retry, reformat, or re-ask</w:t>
      </w:r>
      <w:r w:rsidDel="00000000" w:rsidR="00000000" w:rsidRPr="00000000">
        <w:rPr>
          <w:rtl w:val="0"/>
        </w:rPr>
        <w:t xml:space="preserve"> for output when validation fails, improving the robustness of autonomous reasoning loops.</w:t>
        <w:br w:type="textWrapping"/>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5s1m38gfxn1x" w:id="59"/>
      <w:bookmarkEnd w:id="59"/>
      <w:r w:rsidDel="00000000" w:rsidR="00000000" w:rsidRPr="00000000">
        <w:rPr>
          <w:b w:val="1"/>
          <w:bCs w:val="1"/>
          <w:color w:val="000000"/>
          <w:sz w:val="26"/>
          <w:szCs w:val="26"/>
          <w:rtl w:val="0"/>
        </w:rPr>
        <w:t xml:space="preserve">How Guardrails Work</w:t>
      </w:r>
    </w:p>
    <w:p w:rsidR="00000000" w:rsidDel="00000000" w:rsidP="00000000" w:rsidRDefault="00000000" w:rsidRPr="00000000" w14:paraId="0000028E">
      <w:pPr>
        <w:numPr>
          <w:ilvl w:val="0"/>
          <w:numId w:val="27"/>
        </w:numPr>
        <w:spacing w:after="0" w:afterAutospacing="0" w:before="240" w:lineRule="auto"/>
        <w:ind w:left="720" w:hanging="360"/>
      </w:pPr>
      <w:r w:rsidDel="00000000" w:rsidR="00000000" w:rsidRPr="00000000">
        <w:rPr>
          <w:b w:val="1"/>
          <w:bCs w:val="1"/>
          <w:rtl w:val="0"/>
        </w:rPr>
        <w:t xml:space="preserve">Input Validation:</w:t>
      </w:r>
      <w:r w:rsidDel="00000000" w:rsidR="00000000" w:rsidRPr="00000000">
        <w:rPr>
          <w:rtl w:val="0"/>
        </w:rPr>
        <w:t xml:space="preserve"> Ensure user prompts or tool inputs meet expected constraints.</w:t>
        <w:br w:type="textWrapping"/>
      </w:r>
    </w:p>
    <w:p w:rsidR="00000000" w:rsidDel="00000000" w:rsidP="00000000" w:rsidRDefault="00000000" w:rsidRPr="00000000" w14:paraId="0000028F">
      <w:pPr>
        <w:numPr>
          <w:ilvl w:val="0"/>
          <w:numId w:val="27"/>
        </w:numPr>
        <w:spacing w:after="0" w:afterAutospacing="0" w:before="0" w:beforeAutospacing="0" w:lineRule="auto"/>
        <w:ind w:left="720" w:hanging="360"/>
      </w:pPr>
      <w:r w:rsidDel="00000000" w:rsidR="00000000" w:rsidRPr="00000000">
        <w:rPr>
          <w:b w:val="1"/>
          <w:bCs w:val="1"/>
          <w:rtl w:val="0"/>
        </w:rPr>
        <w:t xml:space="preserve">Output Validation:</w:t>
      </w:r>
      <w:r w:rsidDel="00000000" w:rsidR="00000000" w:rsidRPr="00000000">
        <w:rPr>
          <w:rtl w:val="0"/>
        </w:rPr>
        <w:t xml:space="preserve"> Check the outputs from LLMs or tools against predefined schemas or rules.</w:t>
        <w:br w:type="textWrapping"/>
      </w:r>
    </w:p>
    <w:p w:rsidR="00000000" w:rsidDel="00000000" w:rsidP="00000000" w:rsidRDefault="00000000" w:rsidRPr="00000000" w14:paraId="00000290">
      <w:pPr>
        <w:numPr>
          <w:ilvl w:val="0"/>
          <w:numId w:val="27"/>
        </w:numPr>
        <w:spacing w:after="0" w:afterAutospacing="0" w:before="0" w:beforeAutospacing="0" w:lineRule="auto"/>
        <w:ind w:left="720" w:hanging="360"/>
      </w:pPr>
      <w:r w:rsidDel="00000000" w:rsidR="00000000" w:rsidRPr="00000000">
        <w:rPr>
          <w:b w:val="1"/>
          <w:bCs w:val="1"/>
          <w:rtl w:val="0"/>
        </w:rPr>
        <w:t xml:space="preserve">Action Restrictions:</w:t>
      </w:r>
      <w:r w:rsidDel="00000000" w:rsidR="00000000" w:rsidRPr="00000000">
        <w:rPr>
          <w:rtl w:val="0"/>
        </w:rPr>
        <w:t xml:space="preserve"> Limit agent actions to approved APIs, tools, or operations.</w:t>
        <w:br w:type="textWrapping"/>
      </w:r>
    </w:p>
    <w:p w:rsidR="00000000" w:rsidDel="00000000" w:rsidP="00000000" w:rsidRDefault="00000000" w:rsidRPr="00000000" w14:paraId="00000291">
      <w:pPr>
        <w:numPr>
          <w:ilvl w:val="0"/>
          <w:numId w:val="27"/>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Trigger retries, alternative workflows, or escalation if outputs fail validation.</w:t>
        <w:br w:type="textWrapping"/>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g7k7odozzsl2" w:id="60"/>
      <w:bookmarkEnd w:id="60"/>
      <w:r w:rsidDel="00000000" w:rsidR="00000000" w:rsidRPr="00000000">
        <w:rPr>
          <w:b w:val="1"/>
          <w:bCs w:val="1"/>
          <w:color w:val="000000"/>
          <w:sz w:val="26"/>
          <w:szCs w:val="26"/>
          <w:rtl w:val="0"/>
        </w:rPr>
        <w:t xml:space="preserve">Example in Agentic AI</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Scenario:</w:t>
      </w:r>
      <w:r w:rsidDel="00000000" w:rsidR="00000000" w:rsidRPr="00000000">
        <w:rPr>
          <w:rtl w:val="0"/>
        </w:rPr>
        <w:t xml:space="preserve"> A travel-planning agentic system.</w:t>
      </w:r>
    </w:p>
    <w:p w:rsidR="00000000" w:rsidDel="00000000" w:rsidP="00000000" w:rsidRDefault="00000000" w:rsidRPr="00000000" w14:paraId="00000295">
      <w:pPr>
        <w:numPr>
          <w:ilvl w:val="0"/>
          <w:numId w:val="82"/>
        </w:numPr>
        <w:spacing w:after="0" w:afterAutospacing="0" w:before="240" w:lineRule="auto"/>
        <w:ind w:left="720" w:hanging="360"/>
      </w:pPr>
      <w:r w:rsidDel="00000000" w:rsidR="00000000" w:rsidRPr="00000000">
        <w:rPr>
          <w:b w:val="1"/>
          <w:bCs w:val="1"/>
          <w:rtl w:val="0"/>
        </w:rPr>
        <w:t xml:space="preserve">Agent Action:</w:t>
      </w:r>
      <w:r w:rsidDel="00000000" w:rsidR="00000000" w:rsidRPr="00000000">
        <w:rPr>
          <w:rtl w:val="0"/>
        </w:rPr>
        <w:t xml:space="preserve"> Fetch flight prices and create a booking JSON.</w:t>
        <w:br w:type="textWrapping"/>
      </w:r>
    </w:p>
    <w:p w:rsidR="00000000" w:rsidDel="00000000" w:rsidP="00000000" w:rsidRDefault="00000000" w:rsidRPr="00000000" w14:paraId="00000296">
      <w:pPr>
        <w:numPr>
          <w:ilvl w:val="0"/>
          <w:numId w:val="82"/>
        </w:numPr>
        <w:spacing w:after="0" w:afterAutospacing="0" w:before="0" w:beforeAutospacing="0" w:lineRule="auto"/>
        <w:ind w:left="720" w:hanging="360"/>
      </w:pPr>
      <w:r w:rsidDel="00000000" w:rsidR="00000000" w:rsidRPr="00000000">
        <w:rPr>
          <w:b w:val="1"/>
          <w:bCs w:val="1"/>
          <w:rtl w:val="0"/>
        </w:rPr>
        <w:t xml:space="preserve">Guardrail Check:</w:t>
        <w:br w:type="textWrapping"/>
      </w:r>
    </w:p>
    <w:p w:rsidR="00000000" w:rsidDel="00000000" w:rsidP="00000000" w:rsidRDefault="00000000" w:rsidRPr="00000000" w14:paraId="00000297">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must be &gt; 0</w:t>
        <w:br w:type="textWrapping"/>
      </w:r>
    </w:p>
    <w:p w:rsidR="00000000" w:rsidDel="00000000" w:rsidP="00000000" w:rsidRDefault="00000000" w:rsidRPr="00000000" w14:paraId="00000298">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departure_date</w:t>
      </w:r>
      <w:r w:rsidDel="00000000" w:rsidR="00000000" w:rsidRPr="00000000">
        <w:rPr>
          <w:rtl w:val="0"/>
        </w:rPr>
        <w:t xml:space="preserve"> must be a valid future date</w:t>
        <w:br w:type="textWrapping"/>
      </w:r>
    </w:p>
    <w:p w:rsidR="00000000" w:rsidDel="00000000" w:rsidP="00000000" w:rsidRDefault="00000000" w:rsidRPr="00000000" w14:paraId="00000299">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must be USD or EUR</w:t>
        <w:br w:type="textWrapping"/>
      </w:r>
    </w:p>
    <w:p w:rsidR="00000000" w:rsidDel="00000000" w:rsidP="00000000" w:rsidRDefault="00000000" w:rsidRPr="00000000" w14:paraId="0000029A">
      <w:pPr>
        <w:numPr>
          <w:ilvl w:val="0"/>
          <w:numId w:val="82"/>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If validation fails, the agent is instructed to re-query the API or correct the format before proceeding.</w:t>
        <w:br w:type="textWrapping"/>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Guardrails act as the </w:t>
      </w:r>
      <w:r w:rsidDel="00000000" w:rsidR="00000000" w:rsidRPr="00000000">
        <w:rPr>
          <w:b w:val="1"/>
          <w:bCs w:val="1"/>
          <w:rtl w:val="0"/>
        </w:rPr>
        <w:t xml:space="preserve">safety, correctness, and compliance layer</w:t>
      </w:r>
      <w:r w:rsidDel="00000000" w:rsidR="00000000" w:rsidRPr="00000000">
        <w:rPr>
          <w:rtl w:val="0"/>
        </w:rPr>
        <w:t xml:space="preserve"> in agentic AI. They allow agents to operate autonomously while ensuring outputs and actions remain </w:t>
      </w:r>
      <w:r w:rsidDel="00000000" w:rsidR="00000000" w:rsidRPr="00000000">
        <w:rPr>
          <w:b w:val="1"/>
          <w:bCs w:val="1"/>
          <w:rtl w:val="0"/>
        </w:rPr>
        <w:t xml:space="preserve">trustworthy, safe, and usable</w:t>
      </w:r>
      <w:r w:rsidDel="00000000" w:rsidR="00000000" w:rsidRPr="00000000">
        <w:rPr>
          <w:rtl w:val="0"/>
        </w:rPr>
        <w:t xml:space="preserve">, which is especially crucial in multi-agent or multi-step workflows.</w:t>
      </w:r>
    </w:p>
    <w:p w:rsidR="00000000" w:rsidDel="00000000" w:rsidP="00000000" w:rsidRDefault="00000000" w:rsidRPr="00000000" w14:paraId="0000029D">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30"/>
          <w:szCs w:val="30"/>
        </w:rPr>
      </w:pPr>
      <w:bookmarkStart w:colFirst="0" w:colLast="0" w:name="_35l4swr226ee" w:id="61"/>
      <w:bookmarkEnd w:id="61"/>
      <w:r w:rsidDel="00000000" w:rsidR="00000000" w:rsidRPr="00000000">
        <w:rPr>
          <w:b w:val="1"/>
          <w:bCs w:val="1"/>
          <w:sz w:val="30"/>
          <w:szCs w:val="30"/>
          <w:rtl w:val="0"/>
        </w:rPr>
        <w:t xml:space="preserve">Communication Protocols</w:t>
      </w:r>
    </w:p>
    <w:p w:rsidR="00000000" w:rsidDel="00000000" w:rsidP="00000000" w:rsidRDefault="00000000" w:rsidRPr="00000000" w14:paraId="0000029F">
      <w:pPr>
        <w:spacing w:after="240" w:before="240" w:lineRule="auto"/>
        <w:rPr/>
      </w:pPr>
      <w:r w:rsidDel="00000000" w:rsidR="00000000" w:rsidRPr="00000000">
        <w:rPr>
          <w:rtl w:val="0"/>
        </w:rPr>
        <w:t xml:space="preserve">As AI systems evolve from single-task assistants to </w:t>
      </w:r>
      <w:r w:rsidDel="00000000" w:rsidR="00000000" w:rsidRPr="00000000">
        <w:rPr>
          <w:b w:val="1"/>
          <w:bCs w:val="1"/>
          <w:rtl w:val="0"/>
        </w:rPr>
        <w:t xml:space="preserve">complex multi-agent ecosystems</w:t>
      </w:r>
      <w:r w:rsidDel="00000000" w:rsidR="00000000" w:rsidRPr="00000000">
        <w:rPr>
          <w:rtl w:val="0"/>
        </w:rPr>
        <w:t xml:space="preserve">, two major challenges arise:</w:t>
      </w:r>
    </w:p>
    <w:p w:rsidR="00000000" w:rsidDel="00000000" w:rsidP="00000000" w:rsidRDefault="00000000" w:rsidRPr="00000000" w14:paraId="000002A0">
      <w:pPr>
        <w:numPr>
          <w:ilvl w:val="0"/>
          <w:numId w:val="54"/>
        </w:numPr>
        <w:spacing w:after="0" w:afterAutospacing="0" w:before="240" w:lineRule="auto"/>
        <w:ind w:left="720" w:hanging="360"/>
      </w:pPr>
      <w:r w:rsidDel="00000000" w:rsidR="00000000" w:rsidRPr="00000000">
        <w:rPr>
          <w:b w:val="1"/>
          <w:bCs w:val="1"/>
          <w:rtl w:val="0"/>
        </w:rPr>
        <w:t xml:space="preserve">How should agents talk to external systems?</w:t>
        <w:br w:type="textWrapping"/>
      </w:r>
    </w:p>
    <w:p w:rsidR="00000000" w:rsidDel="00000000" w:rsidP="00000000" w:rsidRDefault="00000000" w:rsidRPr="00000000" w14:paraId="000002A1">
      <w:pPr>
        <w:numPr>
          <w:ilvl w:val="1"/>
          <w:numId w:val="54"/>
        </w:numPr>
        <w:spacing w:after="0" w:afterAutospacing="0" w:before="0" w:beforeAutospacing="0" w:lineRule="auto"/>
        <w:ind w:left="1440" w:hanging="360"/>
      </w:pPr>
      <w:r w:rsidDel="00000000" w:rsidR="00000000" w:rsidRPr="00000000">
        <w:rPr>
          <w:rtl w:val="0"/>
        </w:rPr>
        <w:t xml:space="preserve">LLMs need to fetch real-time data, run computations, or trigger workflows.</w:t>
        <w:br w:type="textWrapping"/>
      </w:r>
    </w:p>
    <w:p w:rsidR="00000000" w:rsidDel="00000000" w:rsidP="00000000" w:rsidRDefault="00000000" w:rsidRPr="00000000" w14:paraId="000002A2">
      <w:pPr>
        <w:numPr>
          <w:ilvl w:val="1"/>
          <w:numId w:val="54"/>
        </w:numPr>
        <w:spacing w:after="0" w:afterAutospacing="0" w:before="0" w:beforeAutospacing="0" w:lineRule="auto"/>
        <w:ind w:left="1440" w:hanging="360"/>
      </w:pPr>
      <w:r w:rsidDel="00000000" w:rsidR="00000000" w:rsidRPr="00000000">
        <w:rPr>
          <w:rtl w:val="0"/>
        </w:rPr>
        <w:t xml:space="preserve">Without a standard, every tool integration becomes ad hoc, brittle, and inconsistent.</w:t>
        <w:br w:type="textWrapping"/>
      </w:r>
    </w:p>
    <w:p w:rsidR="00000000" w:rsidDel="00000000" w:rsidP="00000000" w:rsidRDefault="00000000" w:rsidRPr="00000000" w14:paraId="000002A3">
      <w:pPr>
        <w:numPr>
          <w:ilvl w:val="1"/>
          <w:numId w:val="5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MCP (Model Context Protocol)</w:t>
      </w:r>
      <w:r w:rsidDel="00000000" w:rsidR="00000000" w:rsidRPr="00000000">
        <w:rPr>
          <w:rtl w:val="0"/>
        </w:rPr>
        <w:t xml:space="preserve"> solves this by defining a structured, language-agnostic protocol for safe, reliable tool and data access.</w:t>
        <w:br w:type="textWrapping"/>
      </w:r>
    </w:p>
    <w:p w:rsidR="00000000" w:rsidDel="00000000" w:rsidP="00000000" w:rsidRDefault="00000000" w:rsidRPr="00000000" w14:paraId="000002A4">
      <w:pPr>
        <w:numPr>
          <w:ilvl w:val="0"/>
          <w:numId w:val="54"/>
        </w:numPr>
        <w:spacing w:after="0" w:afterAutospacing="0" w:before="0" w:beforeAutospacing="0" w:lineRule="auto"/>
        <w:ind w:left="720" w:hanging="360"/>
      </w:pPr>
      <w:r w:rsidDel="00000000" w:rsidR="00000000" w:rsidRPr="00000000">
        <w:rPr>
          <w:b w:val="1"/>
          <w:bCs w:val="1"/>
          <w:rtl w:val="0"/>
        </w:rPr>
        <w:t xml:space="preserve">How should agents talk to each other?</w:t>
        <w:br w:type="textWrapping"/>
      </w:r>
    </w:p>
    <w:p w:rsidR="00000000" w:rsidDel="00000000" w:rsidP="00000000" w:rsidRDefault="00000000" w:rsidRPr="00000000" w14:paraId="000002A5">
      <w:pPr>
        <w:numPr>
          <w:ilvl w:val="1"/>
          <w:numId w:val="54"/>
        </w:numPr>
        <w:spacing w:after="0" w:afterAutospacing="0" w:before="0" w:beforeAutospacing="0" w:lineRule="auto"/>
        <w:ind w:left="1440" w:hanging="360"/>
      </w:pPr>
      <w:r w:rsidDel="00000000" w:rsidR="00000000" w:rsidRPr="00000000">
        <w:rPr>
          <w:rtl w:val="0"/>
        </w:rPr>
        <w:t xml:space="preserve">No single agent can be an expert in everything.</w:t>
        <w:br w:type="textWrapping"/>
      </w:r>
    </w:p>
    <w:p w:rsidR="00000000" w:rsidDel="00000000" w:rsidP="00000000" w:rsidRDefault="00000000" w:rsidRPr="00000000" w14:paraId="000002A6">
      <w:pPr>
        <w:numPr>
          <w:ilvl w:val="1"/>
          <w:numId w:val="54"/>
        </w:numPr>
        <w:spacing w:after="0" w:afterAutospacing="0" w:before="0" w:beforeAutospacing="0" w:lineRule="auto"/>
        <w:ind w:left="1440" w:hanging="360"/>
      </w:pPr>
      <w:r w:rsidDel="00000000" w:rsidR="00000000" w:rsidRPr="00000000">
        <w:rPr>
          <w:rtl w:val="0"/>
        </w:rPr>
        <w:t xml:space="preserve">Multi-agent systems require ways to delegate tasks, share context, and collaborate toward a goal.</w:t>
        <w:br w:type="textWrapping"/>
      </w:r>
    </w:p>
    <w:p w:rsidR="00000000" w:rsidDel="00000000" w:rsidP="00000000" w:rsidRDefault="00000000" w:rsidRPr="00000000" w14:paraId="000002A7">
      <w:pPr>
        <w:numPr>
          <w:ilvl w:val="1"/>
          <w:numId w:val="5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A2A (Agent-to-Agent orchestration)</w:t>
      </w:r>
      <w:r w:rsidDel="00000000" w:rsidR="00000000" w:rsidRPr="00000000">
        <w:rPr>
          <w:rtl w:val="0"/>
        </w:rPr>
        <w:t xml:space="preserve"> addresses this by defining patterns and protocols for inter-agent communication, so specialized agents (planner, retriever, executor, etc.) can work together.</w:t>
        <w:br w:type="textWrapping"/>
      </w:r>
    </w:p>
    <w:p w:rsidR="00000000" w:rsidDel="00000000" w:rsidP="00000000" w:rsidRDefault="00000000" w:rsidRPr="00000000" w14:paraId="000002A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ind w:left="720" w:firstLine="0"/>
        <w:rPr>
          <w:b w:val="1"/>
          <w:bCs w:val="1"/>
          <w:color w:val="000000"/>
          <w:sz w:val="26"/>
          <w:szCs w:val="26"/>
        </w:rPr>
      </w:pPr>
      <w:bookmarkStart w:colFirst="0" w:colLast="0" w:name="_nrhxqrt4nyok"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One-liner summary:</w:t>
      </w:r>
    </w:p>
    <w:p w:rsidR="00000000" w:rsidDel="00000000" w:rsidP="00000000" w:rsidRDefault="00000000" w:rsidRPr="00000000" w14:paraId="000002AA">
      <w:pPr>
        <w:numPr>
          <w:ilvl w:val="0"/>
          <w:numId w:val="28"/>
        </w:numPr>
        <w:spacing w:after="0" w:afterAutospacing="0" w:before="240" w:lineRule="auto"/>
        <w:ind w:left="720" w:hanging="360"/>
      </w:pPr>
      <w:r w:rsidDel="00000000" w:rsidR="00000000" w:rsidRPr="00000000">
        <w:rPr>
          <w:b w:val="1"/>
          <w:bCs w:val="1"/>
          <w:rtl w:val="0"/>
        </w:rPr>
        <w:t xml:space="preserve">MCP</w:t>
      </w:r>
      <w:r w:rsidDel="00000000" w:rsidR="00000000" w:rsidRPr="00000000">
        <w:rPr>
          <w:rtl w:val="0"/>
        </w:rPr>
        <w:t xml:space="preserve"> provides a </w:t>
      </w:r>
      <w:r w:rsidDel="00000000" w:rsidR="00000000" w:rsidRPr="00000000">
        <w:rPr>
          <w:b w:val="1"/>
          <w:bCs w:val="1"/>
          <w:rtl w:val="0"/>
        </w:rPr>
        <w:t xml:space="preserve">standard protocol for LLM-to-tool communication</w:t>
      </w:r>
      <w:r w:rsidDel="00000000" w:rsidR="00000000" w:rsidRPr="00000000">
        <w:rPr>
          <w:rtl w:val="0"/>
        </w:rPr>
        <w:t xml:space="preserve">.</w:t>
        <w:br w:type="textWrapping"/>
      </w:r>
    </w:p>
    <w:p w:rsidR="00000000" w:rsidDel="00000000" w:rsidP="00000000" w:rsidRDefault="00000000" w:rsidRPr="00000000" w14:paraId="000002AB">
      <w:pPr>
        <w:numPr>
          <w:ilvl w:val="0"/>
          <w:numId w:val="28"/>
        </w:numPr>
        <w:spacing w:after="240" w:before="0" w:beforeAutospacing="0" w:lineRule="auto"/>
        <w:ind w:left="720" w:hanging="360"/>
      </w:pPr>
      <w:r w:rsidDel="00000000" w:rsidR="00000000" w:rsidRPr="00000000">
        <w:rPr>
          <w:b w:val="1"/>
          <w:bCs w:val="1"/>
          <w:rtl w:val="0"/>
        </w:rPr>
        <w:t xml:space="preserve">A2A</w:t>
      </w:r>
      <w:r w:rsidDel="00000000" w:rsidR="00000000" w:rsidRPr="00000000">
        <w:rPr>
          <w:rtl w:val="0"/>
        </w:rPr>
        <w:t xml:space="preserve"> provides a </w:t>
      </w:r>
      <w:r w:rsidDel="00000000" w:rsidR="00000000" w:rsidRPr="00000000">
        <w:rPr>
          <w:b w:val="1"/>
          <w:bCs w:val="1"/>
          <w:rtl w:val="0"/>
        </w:rPr>
        <w:t xml:space="preserve">coordination model for agent-to-agent collaboration</w:t>
      </w:r>
      <w:r w:rsidDel="00000000" w:rsidR="00000000" w:rsidRPr="00000000">
        <w:rPr>
          <w:rtl w:val="0"/>
        </w:rPr>
        <w:t xml:space="preserve">.</w:t>
      </w:r>
    </w:p>
    <w:p w:rsidR="00000000" w:rsidDel="00000000" w:rsidP="00000000" w:rsidRDefault="00000000" w:rsidRPr="00000000" w14:paraId="000002A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AD">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30"/>
          <w:szCs w:val="30"/>
        </w:rPr>
      </w:pPr>
      <w:bookmarkStart w:colFirst="0" w:colLast="0" w:name="_rr594khamqfa" w:id="63"/>
      <w:bookmarkEnd w:id="63"/>
      <w:r w:rsidDel="00000000" w:rsidR="00000000" w:rsidRPr="00000000">
        <w:rPr>
          <w:b w:val="1"/>
          <w:bCs w:val="1"/>
          <w:sz w:val="30"/>
          <w:szCs w:val="30"/>
          <w:rtl w:val="0"/>
        </w:rPr>
        <w:t xml:space="preserve">What is MCP (Model Context Protocol)?</w:t>
      </w:r>
    </w:p>
    <w:p w:rsidR="00000000" w:rsidDel="00000000" w:rsidP="00000000" w:rsidRDefault="00000000" w:rsidRPr="00000000" w14:paraId="000002AF">
      <w:pPr>
        <w:spacing w:after="240" w:before="240" w:lineRule="auto"/>
        <w:rPr>
          <w:color w:val="1155cc"/>
          <w:u w:val="single"/>
        </w:rPr>
      </w:pPr>
      <w:r w:rsidDel="00000000" w:rsidR="00000000" w:rsidRPr="00000000">
        <w:rPr>
          <w:b w:val="1"/>
          <w:bCs w:val="1"/>
          <w:rtl w:val="0"/>
        </w:rPr>
        <w:t xml:space="preserve">Short definition:</w:t>
      </w:r>
      <w:r w:rsidDel="00000000" w:rsidR="00000000" w:rsidRPr="00000000">
        <w:rPr>
          <w:rtl w:val="0"/>
        </w:rPr>
        <w:t xml:space="preserve"> an open protocol/standard that lets an LLM-powered agent call external tools and access contextual data in a consistent, auditable way (tool discovery, schema, auth, responses). It’s basically “how a model plugs into your systems.”</w:t>
      </w: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Why it exists</w:t>
      </w:r>
    </w:p>
    <w:p w:rsidR="00000000" w:rsidDel="00000000" w:rsidP="00000000" w:rsidRDefault="00000000" w:rsidRPr="00000000" w14:paraId="000002B1">
      <w:pPr>
        <w:numPr>
          <w:ilvl w:val="0"/>
          <w:numId w:val="29"/>
        </w:numPr>
        <w:spacing w:after="0" w:afterAutospacing="0" w:before="240" w:lineRule="auto"/>
        <w:ind w:left="720" w:hanging="360"/>
      </w:pPr>
      <w:r w:rsidDel="00000000" w:rsidR="00000000" w:rsidRPr="00000000">
        <w:rPr>
          <w:rtl w:val="0"/>
        </w:rPr>
        <w:t xml:space="preserve">LLMs are powerful but need safe, structured access to the real world (APIs, DBs, files).</w:t>
        <w:br w:type="textWrapping"/>
      </w:r>
    </w:p>
    <w:p w:rsidR="00000000" w:rsidDel="00000000" w:rsidP="00000000" w:rsidRDefault="00000000" w:rsidRPr="00000000" w14:paraId="000002B2">
      <w:pPr>
        <w:numPr>
          <w:ilvl w:val="0"/>
          <w:numId w:val="29"/>
        </w:numPr>
        <w:spacing w:after="240" w:before="0" w:beforeAutospacing="0" w:lineRule="auto"/>
        <w:ind w:left="720" w:hanging="360"/>
      </w:pPr>
      <w:r w:rsidDel="00000000" w:rsidR="00000000" w:rsidRPr="00000000">
        <w:rPr>
          <w:rtl w:val="0"/>
        </w:rPr>
        <w:t xml:space="preserve">MCP defines a machine-readable contract (tool descriptors, inputs/outputs, auth, usage policies) so different models and platforms can rely on the same integration surface.</w:t>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Typical architecture</w:t>
      </w:r>
    </w:p>
    <w:p w:rsidR="00000000" w:rsidDel="00000000" w:rsidP="00000000" w:rsidRDefault="00000000" w:rsidRPr="00000000" w14:paraId="000002B4">
      <w:pPr>
        <w:numPr>
          <w:ilvl w:val="0"/>
          <w:numId w:val="58"/>
        </w:numPr>
        <w:spacing w:after="0" w:afterAutospacing="0" w:before="240" w:lineRule="auto"/>
        <w:ind w:left="720" w:hanging="360"/>
      </w:pPr>
      <w:r w:rsidDel="00000000" w:rsidR="00000000" w:rsidRPr="00000000">
        <w:rPr>
          <w:b w:val="1"/>
          <w:bCs w:val="1"/>
          <w:rtl w:val="0"/>
        </w:rPr>
        <w:t xml:space="preserve">MCP Server</w:t>
      </w:r>
      <w:r w:rsidDel="00000000" w:rsidR="00000000" w:rsidRPr="00000000">
        <w:rPr>
          <w:rtl w:val="0"/>
        </w:rPr>
        <w:t xml:space="preserve">: implements the protocol; advertises tools, enforces access controls, logs requests.</w:t>
        <w:br w:type="textWrapping"/>
      </w:r>
    </w:p>
    <w:p w:rsidR="00000000" w:rsidDel="00000000" w:rsidP="00000000" w:rsidRDefault="00000000" w:rsidRPr="00000000" w14:paraId="000002B5">
      <w:pPr>
        <w:numPr>
          <w:ilvl w:val="0"/>
          <w:numId w:val="58"/>
        </w:numPr>
        <w:spacing w:after="0" w:afterAutospacing="0" w:before="0" w:beforeAutospacing="0" w:lineRule="auto"/>
        <w:ind w:left="720" w:hanging="360"/>
      </w:pPr>
      <w:r w:rsidDel="00000000" w:rsidR="00000000" w:rsidRPr="00000000">
        <w:rPr>
          <w:b w:val="1"/>
          <w:bCs w:val="1"/>
          <w:rtl w:val="0"/>
        </w:rPr>
        <w:t xml:space="preserve">Agent/Model</w:t>
      </w:r>
      <w:r w:rsidDel="00000000" w:rsidR="00000000" w:rsidRPr="00000000">
        <w:rPr>
          <w:rtl w:val="0"/>
        </w:rPr>
        <w:t xml:space="preserve">: given a prompt + tool list, the model decides to call a tool via MCP (e.g., </w:t>
      </w:r>
      <w:r w:rsidDel="00000000" w:rsidR="00000000" w:rsidRPr="00000000">
        <w:rPr>
          <w:rFonts w:ascii="Roboto Mono" w:cs="Roboto Mono" w:eastAsia="Roboto Mono" w:hAnsi="Roboto Mono"/>
          <w:color w:val="188038"/>
          <w:rtl w:val="0"/>
        </w:rPr>
        <w:t xml:space="preserve">call_tool("get_invoice", {invoice_id: 42})</w:t>
      </w:r>
      <w:r w:rsidDel="00000000" w:rsidR="00000000" w:rsidRPr="00000000">
        <w:rPr>
          <w:rtl w:val="0"/>
        </w:rPr>
        <w:t xml:space="preserve">).</w:t>
        <w:br w:type="textWrapping"/>
      </w:r>
    </w:p>
    <w:p w:rsidR="00000000" w:rsidDel="00000000" w:rsidP="00000000" w:rsidRDefault="00000000" w:rsidRPr="00000000" w14:paraId="000002B6">
      <w:pPr>
        <w:numPr>
          <w:ilvl w:val="0"/>
          <w:numId w:val="58"/>
        </w:numPr>
        <w:spacing w:after="240" w:before="0" w:beforeAutospacing="0" w:lineRule="auto"/>
        <w:ind w:left="720" w:hanging="360"/>
      </w:pPr>
      <w:r w:rsidDel="00000000" w:rsidR="00000000" w:rsidRPr="00000000">
        <w:rPr>
          <w:b w:val="1"/>
          <w:bCs w:val="1"/>
          <w:rtl w:val="0"/>
        </w:rPr>
        <w:t xml:space="preserve">Tool Backend</w:t>
      </w:r>
      <w:r w:rsidDel="00000000" w:rsidR="00000000" w:rsidRPr="00000000">
        <w:rPr>
          <w:rtl w:val="0"/>
        </w:rPr>
        <w:t xml:space="preserve">: the actual API/database that runs the requested action and returns structured data.</w:t>
        <w:br w:type="textWrapping"/>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Basic MCP example (pseudocode)</w:t>
      </w:r>
    </w:p>
    <w:p w:rsidR="00000000" w:rsidDel="00000000" w:rsidP="00000000" w:rsidRDefault="00000000" w:rsidRPr="00000000" w14:paraId="000002B8">
      <w:pPr>
        <w:numPr>
          <w:ilvl w:val="0"/>
          <w:numId w:val="1"/>
        </w:numPr>
        <w:spacing w:after="240" w:before="240" w:lineRule="auto"/>
        <w:ind w:left="720" w:hanging="360"/>
      </w:pPr>
      <w:r w:rsidDel="00000000" w:rsidR="00000000" w:rsidRPr="00000000">
        <w:rPr>
          <w:rtl w:val="0"/>
        </w:rPr>
        <w:t xml:space="preserve">MCP server exposes tool metadata:</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"tools": [</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"getCustomer", "schema": {"customerId":"string"}, "description": "Fetch customer by ID"}</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E">
      <w:pPr>
        <w:numPr>
          <w:ilvl w:val="0"/>
          <w:numId w:val="14"/>
        </w:numPr>
        <w:spacing w:after="240" w:before="240" w:lineRule="auto"/>
        <w:ind w:left="720" w:hanging="360"/>
      </w:pPr>
      <w:r w:rsidDel="00000000" w:rsidR="00000000" w:rsidRPr="00000000">
        <w:rPr>
          <w:rtl w:val="0"/>
        </w:rPr>
        <w:t xml:space="preserve">Model decides to call a tool:</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"getCustomer", "args": {"customerId":"cust-123"}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numPr>
          <w:ilvl w:val="0"/>
          <w:numId w:val="9"/>
        </w:numPr>
        <w:spacing w:after="240" w:before="240" w:lineRule="auto"/>
        <w:ind w:left="720" w:hanging="360"/>
      </w:pPr>
      <w:r w:rsidDel="00000000" w:rsidR="00000000" w:rsidRPr="00000000">
        <w:rPr>
          <w:rtl w:val="0"/>
        </w:rPr>
        <w:t xml:space="preserve">MCP server calls the backend, returns structured JSON to the model. The model uses the result in its response.</w:t>
        <w:br w:type="textWrapping"/>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When to use MCP</w:t>
      </w:r>
    </w:p>
    <w:p w:rsidR="00000000" w:rsidDel="00000000" w:rsidP="00000000" w:rsidRDefault="00000000" w:rsidRPr="00000000" w14:paraId="000002C3">
      <w:pPr>
        <w:numPr>
          <w:ilvl w:val="0"/>
          <w:numId w:val="63"/>
        </w:numPr>
        <w:spacing w:after="0" w:afterAutospacing="0" w:before="240" w:lineRule="auto"/>
        <w:ind w:left="720" w:hanging="360"/>
      </w:pPr>
      <w:r w:rsidDel="00000000" w:rsidR="00000000" w:rsidRPr="00000000">
        <w:rPr>
          <w:rtl w:val="0"/>
        </w:rPr>
        <w:t xml:space="preserve">You want a single assistant to </w:t>
      </w:r>
      <w:r w:rsidDel="00000000" w:rsidR="00000000" w:rsidRPr="00000000">
        <w:rPr>
          <w:i w:val="1"/>
          <w:iCs w:val="1"/>
          <w:rtl w:val="0"/>
        </w:rPr>
        <w:t xml:space="preserve">safely</w:t>
      </w:r>
      <w:r w:rsidDel="00000000" w:rsidR="00000000" w:rsidRPr="00000000">
        <w:rPr>
          <w:rtl w:val="0"/>
        </w:rPr>
        <w:t xml:space="preserve"> access enterprise systems (CRMs, payment APIs, internal docs).</w:t>
        <w:br w:type="textWrapping"/>
      </w:r>
    </w:p>
    <w:p w:rsidR="00000000" w:rsidDel="00000000" w:rsidP="00000000" w:rsidRDefault="00000000" w:rsidRPr="00000000" w14:paraId="000002C4">
      <w:pPr>
        <w:numPr>
          <w:ilvl w:val="0"/>
          <w:numId w:val="63"/>
        </w:numPr>
        <w:spacing w:after="0" w:afterAutospacing="0" w:before="0" w:beforeAutospacing="0" w:lineRule="auto"/>
        <w:ind w:left="720" w:hanging="360"/>
      </w:pPr>
      <w:r w:rsidDel="00000000" w:rsidR="00000000" w:rsidRPr="00000000">
        <w:rPr>
          <w:rtl w:val="0"/>
        </w:rPr>
        <w:t xml:space="preserve">You need audit logs, RBAC, schema validation on tool calls.</w:t>
        <w:br w:type="textWrapping"/>
      </w:r>
    </w:p>
    <w:p w:rsidR="00000000" w:rsidDel="00000000" w:rsidP="00000000" w:rsidRDefault="00000000" w:rsidRPr="00000000" w14:paraId="000002C5">
      <w:pPr>
        <w:numPr>
          <w:ilvl w:val="0"/>
          <w:numId w:val="63"/>
        </w:numPr>
        <w:spacing w:after="240" w:before="0" w:beforeAutospacing="0" w:lineRule="auto"/>
        <w:ind w:left="720" w:hanging="360"/>
      </w:pPr>
      <w:r w:rsidDel="00000000" w:rsidR="00000000" w:rsidRPr="00000000">
        <w:rPr>
          <w:rtl w:val="0"/>
        </w:rPr>
        <w:t xml:space="preserve">Use case: a virtual agent that can “create invoices”, “query customers”, or “run SQL” in a consistent, secure manner.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moveworks.com</w:t>
          <w:br w:type="textWrapping"/>
        </w:r>
      </w:hyperlink>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Pros / Cons</w:t>
      </w:r>
    </w:p>
    <w:p w:rsidR="00000000" w:rsidDel="00000000" w:rsidP="00000000" w:rsidRDefault="00000000" w:rsidRPr="00000000" w14:paraId="000002C7">
      <w:pPr>
        <w:numPr>
          <w:ilvl w:val="1"/>
          <w:numId w:val="57"/>
        </w:numPr>
        <w:spacing w:after="0" w:afterAutospacing="0" w:before="240" w:lineRule="auto"/>
        <w:ind w:left="1440" w:hanging="360"/>
      </w:pPr>
      <w:r w:rsidDel="00000000" w:rsidR="00000000" w:rsidRPr="00000000">
        <w:rPr>
          <w:rtl w:val="0"/>
        </w:rPr>
        <w:t xml:space="preserve">Tight tool integration, security, observability.</w:t>
        <w:br w:type="textWrapping"/>
      </w:r>
    </w:p>
    <w:p w:rsidR="00000000" w:rsidDel="00000000" w:rsidP="00000000" w:rsidRDefault="00000000" w:rsidRPr="00000000" w14:paraId="000002C8">
      <w:pPr>
        <w:numPr>
          <w:ilvl w:val="1"/>
          <w:numId w:val="57"/>
        </w:numPr>
        <w:spacing w:after="0" w:afterAutospacing="0" w:before="0" w:beforeAutospacing="0" w:lineRule="auto"/>
        <w:ind w:left="1440" w:hanging="360"/>
      </w:pPr>
      <w:r w:rsidDel="00000000" w:rsidR="00000000" w:rsidRPr="00000000">
        <w:rPr>
          <w:rtl w:val="0"/>
        </w:rPr>
        <w:t xml:space="preserve">Easier to audit and govern model-driven actions.</w:t>
        <w:br w:type="textWrapping"/>
      </w:r>
    </w:p>
    <w:p w:rsidR="00000000" w:rsidDel="00000000" w:rsidP="00000000" w:rsidRDefault="00000000" w:rsidRPr="00000000" w14:paraId="000002C9">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Focused on agent→tool; not built for multi-agent orchestration.</w:t>
      </w:r>
    </w:p>
    <w:p w:rsidR="00000000" w:rsidDel="00000000" w:rsidP="00000000" w:rsidRDefault="00000000" w:rsidRPr="00000000" w14:paraId="000002CA">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B">
      <w:pPr>
        <w:spacing w:after="240" w:before="240" w:lineRule="auto"/>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GitHub as an MCP Server</w:t>
      </w:r>
    </w:p>
    <w:p w:rsidR="00000000" w:rsidDel="00000000" w:rsidP="00000000" w:rsidRDefault="00000000" w:rsidRPr="00000000" w14:paraId="000002CC">
      <w:pPr>
        <w:numPr>
          <w:ilvl w:val="0"/>
          <w:numId w:val="20"/>
        </w:numPr>
        <w:spacing w:after="0" w:afterAutospacing="0" w:before="240" w:lineRule="auto"/>
        <w:ind w:left="720" w:hanging="360"/>
      </w:pPr>
      <w:r w:rsidDel="00000000" w:rsidR="00000000" w:rsidRPr="00000000">
        <w:rPr>
          <w:b w:val="1"/>
          <w:bCs w:val="1"/>
          <w:rtl w:val="0"/>
        </w:rPr>
        <w:t xml:space="preserve">MCP Server:</w:t>
      </w:r>
      <w:r w:rsidDel="00000000" w:rsidR="00000000" w:rsidRPr="00000000">
        <w:rPr>
          <w:rtl w:val="0"/>
        </w:rPr>
        <w:t xml:space="preserve"> GitHub</w:t>
        <w:br w:type="textWrapping"/>
      </w:r>
    </w:p>
    <w:p w:rsidR="00000000" w:rsidDel="00000000" w:rsidP="00000000" w:rsidRDefault="00000000" w:rsidRPr="00000000" w14:paraId="000002CD">
      <w:pPr>
        <w:numPr>
          <w:ilvl w:val="1"/>
          <w:numId w:val="20"/>
        </w:numPr>
        <w:spacing w:after="0" w:afterAutospacing="0" w:before="0" w:beforeAutospacing="0" w:lineRule="auto"/>
        <w:ind w:left="1440" w:hanging="360"/>
      </w:pPr>
      <w:r w:rsidDel="00000000" w:rsidR="00000000" w:rsidRPr="00000000">
        <w:rPr>
          <w:rtl w:val="0"/>
        </w:rPr>
        <w:t xml:space="preserve">Exposes endpoints for repositories, issues, pull requests, commits, etc.</w:t>
        <w:br w:type="textWrapping"/>
      </w:r>
    </w:p>
    <w:p w:rsidR="00000000" w:rsidDel="00000000" w:rsidP="00000000" w:rsidRDefault="00000000" w:rsidRPr="00000000" w14:paraId="000002CE">
      <w:pPr>
        <w:numPr>
          <w:ilvl w:val="1"/>
          <w:numId w:val="20"/>
        </w:numPr>
        <w:spacing w:after="0" w:afterAutospacing="0" w:before="0" w:beforeAutospacing="0" w:lineRule="auto"/>
        <w:ind w:left="1440" w:hanging="360"/>
      </w:pPr>
      <w:r w:rsidDel="00000000" w:rsidR="00000000" w:rsidRPr="00000000">
        <w:rPr>
          <w:rtl w:val="0"/>
        </w:rPr>
        <w:t xml:space="preserve">Each endpoint has a defined </w:t>
      </w:r>
      <w:r w:rsidDel="00000000" w:rsidR="00000000" w:rsidRPr="00000000">
        <w:rPr>
          <w:b w:val="1"/>
          <w:bCs w:val="1"/>
          <w:rtl w:val="0"/>
        </w:rPr>
        <w:t xml:space="preserve">schema</w:t>
      </w:r>
      <w:r w:rsidDel="00000000" w:rsidR="00000000" w:rsidRPr="00000000">
        <w:rPr>
          <w:rtl w:val="0"/>
        </w:rPr>
        <w:t xml:space="preserve">, </w:t>
      </w:r>
      <w:r w:rsidDel="00000000" w:rsidR="00000000" w:rsidRPr="00000000">
        <w:rPr>
          <w:b w:val="1"/>
          <w:bCs w:val="1"/>
          <w:rtl w:val="0"/>
        </w:rPr>
        <w:t xml:space="preserve">input parameters</w:t>
      </w:r>
      <w:r w:rsidDel="00000000" w:rsidR="00000000" w:rsidRPr="00000000">
        <w:rPr>
          <w:rtl w:val="0"/>
        </w:rPr>
        <w:t xml:space="preserve">, and </w:t>
      </w:r>
      <w:r w:rsidDel="00000000" w:rsidR="00000000" w:rsidRPr="00000000">
        <w:rPr>
          <w:b w:val="1"/>
          <w:bCs w:val="1"/>
          <w:rtl w:val="0"/>
        </w:rPr>
        <w:t xml:space="preserve">output format</w:t>
      </w:r>
      <w:r w:rsidDel="00000000" w:rsidR="00000000" w:rsidRPr="00000000">
        <w:rPr>
          <w:rtl w:val="0"/>
        </w:rPr>
        <w:t xml:space="preserve">.</w:t>
        <w:br w:type="textWrapping"/>
      </w:r>
    </w:p>
    <w:p w:rsidR="00000000" w:rsidDel="00000000" w:rsidP="00000000" w:rsidRDefault="00000000" w:rsidRPr="00000000" w14:paraId="000002CF">
      <w:pPr>
        <w:numPr>
          <w:ilvl w:val="0"/>
          <w:numId w:val="20"/>
        </w:numPr>
        <w:spacing w:after="0" w:afterAutospacing="0" w:before="0" w:beforeAutospacing="0" w:lineRule="auto"/>
        <w:ind w:left="720" w:hanging="360"/>
      </w:pPr>
      <w:r w:rsidDel="00000000" w:rsidR="00000000" w:rsidRPr="00000000">
        <w:rPr>
          <w:b w:val="1"/>
          <w:bCs w:val="1"/>
          <w:rtl w:val="0"/>
        </w:rPr>
        <w:t xml:space="preserve">MCP Consumer:</w:t>
      </w:r>
      <w:r w:rsidDel="00000000" w:rsidR="00000000" w:rsidRPr="00000000">
        <w:rPr>
          <w:rtl w:val="0"/>
        </w:rPr>
        <w:t xml:space="preserve"> An AI assistant (agent) that automates tasks like:</w:t>
        <w:br w:type="textWrapping"/>
      </w:r>
    </w:p>
    <w:p w:rsidR="00000000" w:rsidDel="00000000" w:rsidP="00000000" w:rsidRDefault="00000000" w:rsidRPr="00000000" w14:paraId="000002D0">
      <w:pPr>
        <w:numPr>
          <w:ilvl w:val="1"/>
          <w:numId w:val="20"/>
        </w:numPr>
        <w:spacing w:after="0" w:afterAutospacing="0" w:before="0" w:beforeAutospacing="0" w:lineRule="auto"/>
        <w:ind w:left="1440" w:hanging="360"/>
      </w:pPr>
      <w:r w:rsidDel="00000000" w:rsidR="00000000" w:rsidRPr="00000000">
        <w:rPr>
          <w:rtl w:val="0"/>
        </w:rPr>
        <w:t xml:space="preserve">Creating issues</w:t>
        <w:br w:type="textWrapping"/>
      </w:r>
    </w:p>
    <w:p w:rsidR="00000000" w:rsidDel="00000000" w:rsidP="00000000" w:rsidRDefault="00000000" w:rsidRPr="00000000" w14:paraId="000002D1">
      <w:pPr>
        <w:numPr>
          <w:ilvl w:val="1"/>
          <w:numId w:val="20"/>
        </w:numPr>
        <w:spacing w:after="0" w:afterAutospacing="0" w:before="0" w:beforeAutospacing="0" w:lineRule="auto"/>
        <w:ind w:left="1440" w:hanging="360"/>
      </w:pPr>
      <w:r w:rsidDel="00000000" w:rsidR="00000000" w:rsidRPr="00000000">
        <w:rPr>
          <w:rtl w:val="0"/>
        </w:rPr>
        <w:t xml:space="preserve">Searching repositories</w:t>
        <w:br w:type="textWrapping"/>
      </w:r>
    </w:p>
    <w:p w:rsidR="00000000" w:rsidDel="00000000" w:rsidP="00000000" w:rsidRDefault="00000000" w:rsidRPr="00000000" w14:paraId="000002D2">
      <w:pPr>
        <w:numPr>
          <w:ilvl w:val="1"/>
          <w:numId w:val="20"/>
        </w:numPr>
        <w:spacing w:after="0" w:afterAutospacing="0" w:before="0" w:beforeAutospacing="0" w:lineRule="auto"/>
        <w:ind w:left="1440" w:hanging="360"/>
      </w:pPr>
      <w:r w:rsidDel="00000000" w:rsidR="00000000" w:rsidRPr="00000000">
        <w:rPr>
          <w:rtl w:val="0"/>
        </w:rPr>
        <w:t xml:space="preserve">Listing pull requests</w:t>
        <w:br w:type="textWrapping"/>
      </w:r>
    </w:p>
    <w:p w:rsidR="00000000" w:rsidDel="00000000" w:rsidP="00000000" w:rsidRDefault="00000000" w:rsidRPr="00000000" w14:paraId="000002D3">
      <w:pPr>
        <w:numPr>
          <w:ilvl w:val="1"/>
          <w:numId w:val="20"/>
        </w:numPr>
        <w:spacing w:after="240" w:before="0" w:beforeAutospacing="0" w:lineRule="auto"/>
        <w:ind w:left="1440" w:hanging="360"/>
      </w:pPr>
      <w:r w:rsidDel="00000000" w:rsidR="00000000" w:rsidRPr="00000000">
        <w:rPr>
          <w:rtl w:val="0"/>
        </w:rPr>
        <w:t xml:space="preserve">Commenting on code</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dvn8wvyqun8d" w:id="64"/>
      <w:bookmarkEnd w:id="64"/>
      <w:r w:rsidDel="00000000" w:rsidR="00000000" w:rsidRPr="00000000">
        <w:rPr>
          <w:rFonts w:ascii="Andika" w:cs="Andika" w:eastAsia="Andika" w:hAnsi="Andika"/>
          <w:b w:val="1"/>
          <w:bCs w:val="1"/>
          <w:sz w:val="34"/>
          <w:szCs w:val="34"/>
          <w:rtl w:val="0"/>
        </w:rPr>
        <w:t xml:space="preserve">1️⃣ MCP Standard Endpoints (Server Side)</w:t>
      </w:r>
    </w:p>
    <w:p w:rsidR="00000000" w:rsidDel="00000000" w:rsidP="00000000" w:rsidRDefault="00000000" w:rsidRPr="00000000" w14:paraId="000002D5">
      <w:pPr>
        <w:spacing w:after="240" w:before="240" w:lineRule="auto"/>
        <w:rPr/>
      </w:pPr>
      <w:r w:rsidDel="00000000" w:rsidR="00000000" w:rsidRPr="00000000">
        <w:rPr>
          <w:rtl w:val="0"/>
        </w:rPr>
        <w:t xml:space="preserve">Typical MCP servers expose at least the following standardized endpoints: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9.7124600638977"/>
        <w:gridCol w:w="2591.693290734824"/>
        <w:gridCol w:w="5118.594249201277"/>
        <w:tblGridChange w:id="0">
          <w:tblGrid>
            <w:gridCol w:w="1649.7124600638977"/>
            <w:gridCol w:w="2591.693290734824"/>
            <w:gridCol w:w="5118.594249201277"/>
          </w:tblGrid>
        </w:tblGridChange>
      </w:tblGrid>
      <w:tr>
        <w:trPr>
          <w:cantSplit w:val="0"/>
          <w:trHeight w:val="770" w:hRule="atLeast"/>
          <w:tblHeader w:val="0"/>
        </w:trPr>
        <w:tc>
          <w:tcPr/>
          <w:p w:rsidR="00000000" w:rsidDel="00000000" w:rsidP="00000000" w:rsidRDefault="00000000" w:rsidRPr="00000000" w14:paraId="000002D6">
            <w:pPr>
              <w:jc w:val="center"/>
              <w:rPr/>
            </w:pPr>
            <w:r w:rsidDel="00000000" w:rsidR="00000000" w:rsidRPr="00000000">
              <w:rPr>
                <w:b w:val="1"/>
                <w:bCs w:val="1"/>
                <w:rtl w:val="0"/>
              </w:rPr>
              <w:t xml:space="preserve">MCP Endpoint</w:t>
            </w: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b w:val="1"/>
                <w:bCs w:val="1"/>
                <w:rtl w:val="0"/>
              </w:rPr>
              <w:t xml:space="preserve">Example Values / Schema</w:t>
            </w:r>
            <w:r w:rsidDel="00000000" w:rsidR="00000000" w:rsidRPr="00000000">
              <w:rPr>
                <w:rtl w:val="0"/>
              </w:rPr>
            </w:r>
          </w:p>
        </w:tc>
      </w:tr>
      <w:tr>
        <w:trPr>
          <w:cantSplit w:val="0"/>
          <w:trHeight w:val="1130" w:hRule="atLeast"/>
          <w:tblHeader w:val="0"/>
        </w:trPr>
        <w:tc>
          <w:tcPr/>
          <w:p w:rsidR="00000000" w:rsidDel="00000000" w:rsidP="00000000" w:rsidRDefault="00000000" w:rsidRPr="00000000" w14:paraId="000002D9">
            <w:pPr>
              <w:rPr/>
            </w:pPr>
            <w:r w:rsidDel="00000000" w:rsidR="00000000" w:rsidRPr="00000000">
              <w:rPr>
                <w:rFonts w:ascii="Roboto Mono" w:cs="Roboto Mono" w:eastAsia="Roboto Mono" w:hAnsi="Roboto Mono"/>
                <w:color w:val="188038"/>
                <w:rtl w:val="0"/>
              </w:rPr>
              <w:t xml:space="preserve">/tools</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Lists all tools available for the agent to call</w:t>
            </w:r>
          </w:p>
        </w:tc>
        <w:tc>
          <w:tcPr/>
          <w:p w:rsidR="00000000" w:rsidDel="00000000" w:rsidP="00000000" w:rsidRDefault="00000000" w:rsidRPr="00000000" w14:paraId="000002DB">
            <w:pPr>
              <w:rPr/>
            </w:pPr>
            <w:r w:rsidDel="00000000" w:rsidR="00000000" w:rsidRPr="00000000">
              <w:rPr>
                <w:rFonts w:ascii="Roboto Mono" w:cs="Roboto Mono" w:eastAsia="Roboto Mono" w:hAnsi="Roboto Mono"/>
                <w:color w:val="188038"/>
                <w:rtl w:val="0"/>
              </w:rPr>
              <w:t xml:space="preserve">[{"id": "pulls_list", "name": "List Pull Requests", "description": "Retrieve all PRs in a repo", "inputs_schema": {...}, "outputs_schema": {...}}, {...}]</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2DC">
            <w:pPr>
              <w:rPr/>
            </w:pP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Lists available resources, datasets, or entities the agent can access</w:t>
            </w:r>
          </w:p>
        </w:tc>
        <w:tc>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[{"id": "repo", "type": "string", "description": "Repository name"}, {"id": "user", "type": "string"}]</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2DF">
            <w:pPr>
              <w:rPr/>
            </w:pPr>
            <w:r w:rsidDel="00000000" w:rsidR="00000000" w:rsidRPr="00000000">
              <w:rPr>
                <w:rFonts w:ascii="Roboto Mono" w:cs="Roboto Mono" w:eastAsia="Roboto Mono" w:hAnsi="Roboto Mono"/>
                <w:color w:val="188038"/>
                <w:rtl w:val="0"/>
              </w:rPr>
              <w:t xml:space="preserve">/actions</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Maps tools to possible actions the agent can take</w:t>
            </w:r>
          </w:p>
        </w:tc>
        <w:tc>
          <w:tcPr/>
          <w:p w:rsidR="00000000" w:rsidDel="00000000" w:rsidP="00000000" w:rsidRDefault="00000000" w:rsidRPr="00000000" w14:paraId="000002E1">
            <w:pPr>
              <w:rPr/>
            </w:pPr>
            <w:r w:rsidDel="00000000" w:rsidR="00000000" w:rsidRPr="00000000">
              <w:rPr>
                <w:rFonts w:ascii="Roboto Mono" w:cs="Roboto Mono" w:eastAsia="Roboto Mono" w:hAnsi="Roboto Mono"/>
                <w:color w:val="188038"/>
                <w:rtl w:val="0"/>
              </w:rPr>
              <w:t xml:space="preserve">[{"tool_id": "pulls_list", "action": "fetch_open_prs"}, {"tool_id": "issues_create", "action": "create_issue"}]</w:t>
            </w:r>
            <w:r w:rsidDel="00000000" w:rsidR="00000000" w:rsidRPr="00000000">
              <w:rPr>
                <w:rtl w:val="0"/>
              </w:rPr>
            </w:r>
          </w:p>
        </w:tc>
      </w:tr>
      <w:tr>
        <w:trPr>
          <w:cantSplit w:val="0"/>
          <w:trHeight w:val="1130" w:hRule="atLeast"/>
          <w:tblHeader w:val="0"/>
        </w:trPr>
        <w:tc>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/schemas</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Provides structured input/output schemas for each tool/action</w:t>
            </w:r>
          </w:p>
        </w:tc>
        <w:tc>
          <w:tcPr/>
          <w:p w:rsidR="00000000" w:rsidDel="00000000" w:rsidP="00000000" w:rsidRDefault="00000000" w:rsidRPr="00000000" w14:paraId="000002E4">
            <w:pPr>
              <w:rPr/>
            </w:pPr>
            <w:r w:rsidDel="00000000" w:rsidR="00000000" w:rsidRPr="00000000">
              <w:rPr>
                <w:rFonts w:ascii="Roboto Mono" w:cs="Roboto Mono" w:eastAsia="Roboto Mono" w:hAnsi="Roboto Mono"/>
                <w:color w:val="188038"/>
                <w:rtl w:val="0"/>
              </w:rPr>
              <w:t xml:space="preserve">{"pulls_list": {"inputs": {"repo_name": "string", "state": "string"}, "outputs": {"id": "int", "title": "string", "author": "string"}}}</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2E5">
            <w:pPr>
              <w:rPr/>
            </w:pPr>
            <w:r w:rsidDel="00000000" w:rsidR="00000000" w:rsidRPr="00000000">
              <w:rPr>
                <w:rFonts w:ascii="Roboto Mono" w:cs="Roboto Mono" w:eastAsia="Roboto Mono" w:hAnsi="Roboto Mono"/>
                <w:color w:val="188038"/>
                <w:rtl w:val="0"/>
              </w:rPr>
              <w:t xml:space="preserve">/capabilities</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Optional metadata describing server limits, authentication, or usage policies</w:t>
            </w:r>
          </w:p>
        </w:tc>
        <w:tc>
          <w:tcPr/>
          <w:p w:rsidR="00000000" w:rsidDel="00000000" w:rsidP="00000000" w:rsidRDefault="00000000" w:rsidRPr="00000000" w14:paraId="000002E7">
            <w:pPr>
              <w:rPr/>
            </w:pPr>
            <w:r w:rsidDel="00000000" w:rsidR="00000000" w:rsidRPr="00000000">
              <w:rPr>
                <w:rFonts w:ascii="Roboto Mono" w:cs="Roboto Mono" w:eastAsia="Roboto Mono" w:hAnsi="Roboto Mono"/>
                <w:color w:val="188038"/>
                <w:rtl w:val="0"/>
              </w:rPr>
              <w:t xml:space="preserve">{"rate_limit_per_minute": 100, "auth_required": true, "allowed_tools": ["pulls_list", "issues_create"]}</w:t>
            </w:r>
            <w:r w:rsidDel="00000000" w:rsidR="00000000" w:rsidRPr="00000000">
              <w:rPr>
                <w:rtl w:val="0"/>
              </w:rPr>
            </w:r>
          </w:p>
        </w:tc>
      </w:tr>
    </w:tbl>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5r06ce6mjjwt" w:id="65"/>
      <w:bookmarkEnd w:id="65"/>
      <w:r w:rsidDel="00000000" w:rsidR="00000000" w:rsidRPr="00000000">
        <w:rPr>
          <w:rFonts w:ascii="Andika" w:cs="Andika" w:eastAsia="Andika" w:hAnsi="Andika"/>
          <w:b w:val="1"/>
          <w:bCs w:val="1"/>
          <w:sz w:val="34"/>
          <w:szCs w:val="34"/>
          <w:rtl w:val="0"/>
        </w:rPr>
        <w:t xml:space="preserve">2️⃣ How an LLM Agent Uses This</w:t>
      </w:r>
    </w:p>
    <w:p w:rsidR="00000000" w:rsidDel="00000000" w:rsidP="00000000" w:rsidRDefault="00000000" w:rsidRPr="00000000" w14:paraId="000002EA">
      <w:pPr>
        <w:numPr>
          <w:ilvl w:val="0"/>
          <w:numId w:val="33"/>
        </w:numPr>
        <w:spacing w:after="0" w:afterAutospacing="0" w:before="240" w:lineRule="auto"/>
        <w:ind w:left="720" w:hanging="360"/>
      </w:pPr>
      <w:r w:rsidDel="00000000" w:rsidR="00000000" w:rsidRPr="00000000">
        <w:rPr>
          <w:b w:val="1"/>
          <w:bCs w:val="1"/>
          <w:rtl w:val="0"/>
        </w:rPr>
        <w:t xml:space="preserve">Discover Tools and Resources</w:t>
        <w:br w:type="textWrapping"/>
      </w:r>
    </w:p>
    <w:p w:rsidR="00000000" w:rsidDel="00000000" w:rsidP="00000000" w:rsidRDefault="00000000" w:rsidRPr="00000000" w14:paraId="000002EB">
      <w:pPr>
        <w:numPr>
          <w:ilvl w:val="1"/>
          <w:numId w:val="33"/>
        </w:numPr>
        <w:spacing w:after="0" w:afterAutospacing="0" w:before="0" w:beforeAutospacing="0" w:lineRule="auto"/>
        <w:ind w:left="1440" w:hanging="360"/>
      </w:pPr>
      <w:r w:rsidDel="00000000" w:rsidR="00000000" w:rsidRPr="00000000">
        <w:rPr>
          <w:rtl w:val="0"/>
        </w:rPr>
        <w:t xml:space="preserve">Agent calls </w:t>
      </w:r>
      <w:r w:rsidDel="00000000" w:rsidR="00000000" w:rsidRPr="00000000">
        <w:rPr>
          <w:rFonts w:ascii="Roboto Mono" w:cs="Roboto Mono" w:eastAsia="Roboto Mono" w:hAnsi="Roboto Mono"/>
          <w:color w:val="188038"/>
          <w:rtl w:val="0"/>
        </w:rPr>
        <w:t xml:space="preserve">/tools</w:t>
      </w:r>
      <w:r w:rsidDel="00000000" w:rsidR="00000000" w:rsidRPr="00000000">
        <w:rPr>
          <w:rFonts w:ascii="Arial Unicode MS" w:cs="Arial Unicode MS" w:eastAsia="Arial Unicode MS" w:hAnsi="Arial Unicode MS"/>
          <w:rtl w:val="0"/>
        </w:rPr>
        <w:t xml:space="preserve"> → learns which endpoints it can call and their expected inputs/outputs.</w:t>
        <w:br w:type="textWrapping"/>
      </w:r>
    </w:p>
    <w:p w:rsidR="00000000" w:rsidDel="00000000" w:rsidP="00000000" w:rsidRDefault="00000000" w:rsidRPr="00000000" w14:paraId="000002EC">
      <w:pPr>
        <w:numPr>
          <w:ilvl w:val="0"/>
          <w:numId w:val="33"/>
        </w:numPr>
        <w:spacing w:after="0" w:afterAutospacing="0" w:before="0" w:beforeAutospacing="0" w:lineRule="auto"/>
        <w:ind w:left="720" w:hanging="360"/>
      </w:pPr>
      <w:r w:rsidDel="00000000" w:rsidR="00000000" w:rsidRPr="00000000">
        <w:rPr>
          <w:b w:val="1"/>
          <w:bCs w:val="1"/>
          <w:rtl w:val="0"/>
        </w:rPr>
        <w:t xml:space="preserve">Understand Schemas</w:t>
        <w:br w:type="textWrapping"/>
      </w:r>
    </w:p>
    <w:p w:rsidR="00000000" w:rsidDel="00000000" w:rsidP="00000000" w:rsidRDefault="00000000" w:rsidRPr="00000000" w14:paraId="000002ED">
      <w:pPr>
        <w:numPr>
          <w:ilvl w:val="1"/>
          <w:numId w:val="33"/>
        </w:numPr>
        <w:spacing w:after="0" w:afterAutospacing="0" w:before="0" w:beforeAutospacing="0" w:lineRule="auto"/>
        <w:ind w:left="1440" w:hanging="360"/>
      </w:pPr>
      <w:r w:rsidDel="00000000" w:rsidR="00000000" w:rsidRPr="00000000">
        <w:rPr>
          <w:rtl w:val="0"/>
        </w:rPr>
        <w:t xml:space="preserve">Agent calls </w:t>
      </w:r>
      <w:r w:rsidDel="00000000" w:rsidR="00000000" w:rsidRPr="00000000">
        <w:rPr>
          <w:rFonts w:ascii="Roboto Mono" w:cs="Roboto Mono" w:eastAsia="Roboto Mono" w:hAnsi="Roboto Mono"/>
          <w:color w:val="188038"/>
          <w:rtl w:val="0"/>
        </w:rPr>
        <w:t xml:space="preserve">/schemas</w:t>
      </w:r>
      <w:r w:rsidDel="00000000" w:rsidR="00000000" w:rsidRPr="00000000">
        <w:rPr>
          <w:rFonts w:ascii="Arial Unicode MS" w:cs="Arial Unicode MS" w:eastAsia="Arial Unicode MS" w:hAnsi="Arial Unicode MS"/>
          <w:rtl w:val="0"/>
        </w:rPr>
        <w:t xml:space="preserve"> → validates its request construction and output parsing.</w:t>
        <w:br w:type="textWrapping"/>
      </w:r>
    </w:p>
    <w:p w:rsidR="00000000" w:rsidDel="00000000" w:rsidP="00000000" w:rsidRDefault="00000000" w:rsidRPr="00000000" w14:paraId="000002EE">
      <w:pPr>
        <w:numPr>
          <w:ilvl w:val="0"/>
          <w:numId w:val="33"/>
        </w:numPr>
        <w:spacing w:after="0" w:afterAutospacing="0" w:before="0" w:beforeAutospacing="0" w:lineRule="auto"/>
        <w:ind w:left="720" w:hanging="360"/>
      </w:pPr>
      <w:r w:rsidDel="00000000" w:rsidR="00000000" w:rsidRPr="00000000">
        <w:rPr>
          <w:b w:val="1"/>
          <w:bCs w:val="1"/>
          <w:rtl w:val="0"/>
        </w:rPr>
        <w:t xml:space="preserve">Plan Actions</w:t>
        <w:br w:type="textWrapping"/>
      </w:r>
    </w:p>
    <w:p w:rsidR="00000000" w:rsidDel="00000000" w:rsidP="00000000" w:rsidRDefault="00000000" w:rsidRPr="00000000" w14:paraId="000002EF">
      <w:pPr>
        <w:numPr>
          <w:ilvl w:val="1"/>
          <w:numId w:val="33"/>
        </w:numPr>
        <w:spacing w:after="0" w:afterAutospacing="0" w:before="0" w:beforeAutospacing="0" w:lineRule="auto"/>
        <w:ind w:left="1440" w:hanging="360"/>
      </w:pPr>
      <w:r w:rsidDel="00000000" w:rsidR="00000000" w:rsidRPr="00000000">
        <w:rPr>
          <w:rtl w:val="0"/>
        </w:rPr>
        <w:t xml:space="preserve">Agent calls </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Arial Unicode MS" w:cs="Arial Unicode MS" w:eastAsia="Arial Unicode MS" w:hAnsi="Arial Unicode MS"/>
          <w:rtl w:val="0"/>
        </w:rPr>
        <w:t xml:space="preserve"> → decides which tool to invoke based on user intent.</w:t>
        <w:br w:type="textWrapping"/>
      </w:r>
    </w:p>
    <w:p w:rsidR="00000000" w:rsidDel="00000000" w:rsidP="00000000" w:rsidRDefault="00000000" w:rsidRPr="00000000" w14:paraId="000002F0">
      <w:pPr>
        <w:numPr>
          <w:ilvl w:val="0"/>
          <w:numId w:val="33"/>
        </w:numPr>
        <w:spacing w:after="0" w:afterAutospacing="0" w:before="0" w:beforeAutospacing="0" w:lineRule="auto"/>
        <w:ind w:left="720" w:hanging="360"/>
      </w:pPr>
      <w:r w:rsidDel="00000000" w:rsidR="00000000" w:rsidRPr="00000000">
        <w:rPr>
          <w:b w:val="1"/>
          <w:bCs w:val="1"/>
          <w:rtl w:val="0"/>
        </w:rPr>
        <w:t xml:space="preserve">Check Policies / Capabilities</w:t>
        <w:br w:type="textWrapping"/>
      </w:r>
    </w:p>
    <w:p w:rsidR="00000000" w:rsidDel="00000000" w:rsidP="00000000" w:rsidRDefault="00000000" w:rsidRPr="00000000" w14:paraId="000002F1">
      <w:pPr>
        <w:numPr>
          <w:ilvl w:val="1"/>
          <w:numId w:val="33"/>
        </w:numPr>
        <w:spacing w:after="240" w:before="0" w:beforeAutospacing="0" w:lineRule="auto"/>
        <w:ind w:left="1440" w:hanging="360"/>
      </w:pPr>
      <w:r w:rsidDel="00000000" w:rsidR="00000000" w:rsidRPr="00000000">
        <w:rPr>
          <w:rtl w:val="0"/>
        </w:rPr>
        <w:t xml:space="preserve">Agent calls </w:t>
      </w:r>
      <w:r w:rsidDel="00000000" w:rsidR="00000000" w:rsidRPr="00000000">
        <w:rPr>
          <w:rFonts w:ascii="Roboto Mono" w:cs="Roboto Mono" w:eastAsia="Roboto Mono" w:hAnsi="Roboto Mono"/>
          <w:color w:val="188038"/>
          <w:rtl w:val="0"/>
        </w:rPr>
        <w:t xml:space="preserve">/capabilities</w:t>
      </w:r>
      <w:r w:rsidDel="00000000" w:rsidR="00000000" w:rsidRPr="00000000">
        <w:rPr>
          <w:rFonts w:ascii="Arial Unicode MS" w:cs="Arial Unicode MS" w:eastAsia="Arial Unicode MS" w:hAnsi="Arial Unicode MS"/>
          <w:rtl w:val="0"/>
        </w:rPr>
        <w:t xml:space="preserve"> → respects rate limits, auth requirements, or restricted tools.</w:t>
        <w:br w:type="textWrapping"/>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27s78yfk2l3k" w:id="66"/>
      <w:bookmarkEnd w:id="66"/>
      <w:r w:rsidDel="00000000" w:rsidR="00000000" w:rsidRPr="00000000">
        <w:rPr>
          <w:rFonts w:ascii="Andika" w:cs="Andika" w:eastAsia="Andika" w:hAnsi="Andika"/>
          <w:b w:val="1"/>
          <w:bCs w:val="1"/>
          <w:sz w:val="34"/>
          <w:szCs w:val="34"/>
          <w:rtl w:val="0"/>
        </w:rPr>
        <w:t xml:space="preserve">3️⃣ Practical Example: GitHub MCP</w:t>
      </w:r>
    </w:p>
    <w:p w:rsidR="00000000" w:rsidDel="00000000" w:rsidP="00000000" w:rsidRDefault="00000000" w:rsidRPr="00000000" w14:paraId="000002F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/tools</w:t>
      </w:r>
      <w:r w:rsidDel="00000000" w:rsidR="00000000" w:rsidRPr="00000000">
        <w:rPr>
          <w:b w:val="1"/>
          <w:bCs w:val="1"/>
          <w:rtl w:val="0"/>
        </w:rPr>
        <w:t xml:space="preserve"> Response Example:</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"pulls_list",</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"List Pull Requests",</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"Retrieve all pull requests for a given repository",</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"inputs_schema": {</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"repo_name": "string",</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"string"</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"outputs_schema": {</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 "string",</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"string"</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"issues_create",</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"Create Issue",</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"Create a new issue in a repository",</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"inputs_schema": {</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"repo_name": "string",</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"string"</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"outputs_schema": {</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"string",</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"string"</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/resources</w:t>
      </w:r>
      <w:r w:rsidDel="00000000" w:rsidR="00000000" w:rsidRPr="00000000">
        <w:rPr>
          <w:b w:val="1"/>
          <w:bCs w:val="1"/>
          <w:rtl w:val="0"/>
        </w:rPr>
        <w:t xml:space="preserve"> Response Example:</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"repo", "type": "string", "description": "Repository name"},</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 "type": "string", "description": "GitHub username or org"}</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/capabilities</w:t>
      </w:r>
      <w:r w:rsidDel="00000000" w:rsidR="00000000" w:rsidRPr="00000000">
        <w:rPr>
          <w:b w:val="1"/>
          <w:bCs w:val="1"/>
          <w:rtl w:val="0"/>
        </w:rPr>
        <w:t xml:space="preserve"> Response Example:</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"rate_limit_per_minute": 60,</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"auth_required": true,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"allowed_tools": ["pulls_list", "issues_create", "repos_search"]</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rleop6ef2d44" w:id="67"/>
      <w:bookmarkEnd w:id="67"/>
      <w:r w:rsidDel="00000000" w:rsidR="00000000" w:rsidRPr="00000000">
        <w:rPr>
          <w:b w:val="1"/>
          <w:bCs w:val="1"/>
          <w:sz w:val="34"/>
          <w:szCs w:val="34"/>
          <w:rtl w:val="0"/>
        </w:rPr>
        <w:t xml:space="preserve">MCP Discovery Flow</w:t>
      </w:r>
    </w:p>
    <w:p w:rsidR="00000000" w:rsidDel="00000000" w:rsidP="00000000" w:rsidRDefault="00000000" w:rsidRPr="00000000" w14:paraId="00000324">
      <w:pPr>
        <w:numPr>
          <w:ilvl w:val="0"/>
          <w:numId w:val="72"/>
        </w:numPr>
        <w:spacing w:after="240" w:before="240" w:lineRule="auto"/>
        <w:ind w:left="720" w:hanging="360"/>
      </w:pPr>
      <w:r w:rsidDel="00000000" w:rsidR="00000000" w:rsidRPr="00000000">
        <w:rPr>
          <w:b w:val="1"/>
          <w:bCs w:val="1"/>
          <w:rtl w:val="0"/>
        </w:rPr>
        <w:t xml:space="preserve">Agent Queries </w:t>
      </w:r>
      <w:r w:rsidDel="00000000" w:rsidR="00000000" w:rsidRPr="00000000">
        <w:rPr>
          <w:rFonts w:ascii="Roboto Mono" w:cs="Roboto Mono" w:eastAsia="Roboto Mono" w:hAnsi="Roboto Mono"/>
          <w:b w:val="1"/>
          <w:bCs w:val="1"/>
          <w:color w:val="188038"/>
          <w:rtl w:val="0"/>
        </w:rPr>
        <w:t xml:space="preserve">/tools</w:t>
        <w:br w:type="textWrapping"/>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tl w:val="0"/>
        </w:rPr>
        <w:t xml:space="preserve">The agent (MCP consumer) first asks the MCP server:</w:t>
        <w:br w:type="textWrapping"/>
        <w:br w:type="textWrapping"/>
        <w:t xml:space="preserve"> </w:t>
      </w:r>
      <w:r w:rsidDel="00000000" w:rsidR="00000000" w:rsidRPr="00000000">
        <w:rPr>
          <w:rFonts w:ascii="Roboto Mono" w:cs="Roboto Mono" w:eastAsia="Roboto Mono" w:hAnsi="Roboto Mono"/>
          <w:color w:val="188038"/>
          <w:rtl w:val="0"/>
        </w:rPr>
        <w:t xml:space="preserve">GET /tools</w:t>
      </w:r>
    </w:p>
    <w:p w:rsidR="00000000" w:rsidDel="00000000" w:rsidP="00000000" w:rsidRDefault="00000000" w:rsidRPr="00000000" w14:paraId="00000326">
      <w:pPr>
        <w:numPr>
          <w:ilvl w:val="1"/>
          <w:numId w:val="72"/>
        </w:numPr>
        <w:spacing w:after="240" w:before="240" w:lineRule="auto"/>
        <w:ind w:left="1440" w:hanging="360"/>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tl w:val="0"/>
        </w:rPr>
        <w:t xml:space="preserve">The server returns a list of all available tools/endpoints with metadata, for example:</w:t>
        <w:br w:type="textWrapping"/>
        <w:br w:type="textWrapping"/>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"repos_list",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"List Repositories",</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"Retrieve all repositories for a given user/org",</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"inputs_schema": { "username": "string", "type": "string" },</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"outputs_schema": { "name": "string", "id": "integer", "url": "string" }</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"issues_create",</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"Create Issue",</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"Create a new issue in a repository"</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5">
      <w:pPr>
        <w:numPr>
          <w:ilvl w:val="1"/>
          <w:numId w:val="72"/>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36">
      <w:pPr>
        <w:numPr>
          <w:ilvl w:val="0"/>
          <w:numId w:val="72"/>
        </w:numPr>
        <w:spacing w:after="0" w:afterAutospacing="0" w:before="0" w:beforeAutospacing="0" w:lineRule="auto"/>
        <w:ind w:left="720" w:hanging="360"/>
      </w:pPr>
      <w:r w:rsidDel="00000000" w:rsidR="00000000" w:rsidRPr="00000000">
        <w:rPr>
          <w:b w:val="1"/>
          <w:bCs w:val="1"/>
          <w:rtl w:val="0"/>
        </w:rPr>
        <w:t xml:space="preserve">Agent Checks Metadata</w:t>
        <w:br w:type="textWrapping"/>
      </w:r>
    </w:p>
    <w:p w:rsidR="00000000" w:rsidDel="00000000" w:rsidP="00000000" w:rsidRDefault="00000000" w:rsidRPr="00000000" w14:paraId="00000337">
      <w:pPr>
        <w:numPr>
          <w:ilvl w:val="1"/>
          <w:numId w:val="72"/>
        </w:numPr>
        <w:spacing w:after="0" w:afterAutospacing="0" w:before="0" w:beforeAutospacing="0" w:lineRule="auto"/>
        <w:ind w:left="1440" w:hanging="360"/>
      </w:pPr>
      <w:r w:rsidDel="00000000" w:rsidR="00000000" w:rsidRPr="00000000">
        <w:rPr>
          <w:rtl w:val="0"/>
        </w:rPr>
        <w:t xml:space="preserve">From this metadata, the agent knows:</w:t>
        <w:br w:type="textWrapping"/>
      </w:r>
    </w:p>
    <w:p w:rsidR="00000000" w:rsidDel="00000000" w:rsidP="00000000" w:rsidRDefault="00000000" w:rsidRPr="00000000" w14:paraId="00000338">
      <w:pPr>
        <w:numPr>
          <w:ilvl w:val="2"/>
          <w:numId w:val="72"/>
        </w:numPr>
        <w:spacing w:after="0" w:afterAutospacing="0" w:before="0" w:beforeAutospacing="0" w:lineRule="auto"/>
        <w:ind w:left="2160" w:hanging="360"/>
      </w:pPr>
      <w:r w:rsidDel="00000000" w:rsidR="00000000" w:rsidRPr="00000000">
        <w:rPr>
          <w:b w:val="1"/>
          <w:bCs w:val="1"/>
          <w:rtl w:val="0"/>
        </w:rPr>
        <w:t xml:space="preserve">What action this tool performs</w:t>
      </w:r>
      <w:r w:rsidDel="00000000" w:rsidR="00000000" w:rsidRPr="00000000">
        <w:rPr>
          <w:rtl w:val="0"/>
        </w:rPr>
        <w:t xml:space="preserve"> (“List Repositories”)</w:t>
        <w:br w:type="textWrapping"/>
      </w:r>
    </w:p>
    <w:p w:rsidR="00000000" w:rsidDel="00000000" w:rsidP="00000000" w:rsidRDefault="00000000" w:rsidRPr="00000000" w14:paraId="00000339">
      <w:pPr>
        <w:numPr>
          <w:ilvl w:val="2"/>
          <w:numId w:val="72"/>
        </w:numPr>
        <w:spacing w:after="0" w:afterAutospacing="0" w:before="0" w:beforeAutospacing="0" w:lineRule="auto"/>
        <w:ind w:left="2160" w:hanging="360"/>
      </w:pPr>
      <w:r w:rsidDel="00000000" w:rsidR="00000000" w:rsidRPr="00000000">
        <w:rPr>
          <w:b w:val="1"/>
          <w:bCs w:val="1"/>
          <w:rtl w:val="0"/>
        </w:rPr>
        <w:t xml:space="preserve">What inputs are 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br w:type="textWrapping"/>
      </w:r>
    </w:p>
    <w:p w:rsidR="00000000" w:rsidDel="00000000" w:rsidP="00000000" w:rsidRDefault="00000000" w:rsidRPr="00000000" w14:paraId="0000033A">
      <w:pPr>
        <w:numPr>
          <w:ilvl w:val="2"/>
          <w:numId w:val="72"/>
        </w:numPr>
        <w:spacing w:after="0" w:afterAutospacing="0" w:before="0" w:beforeAutospacing="0" w:lineRule="auto"/>
        <w:ind w:left="2160" w:hanging="360"/>
      </w:pPr>
      <w:r w:rsidDel="00000000" w:rsidR="00000000" w:rsidRPr="00000000">
        <w:rPr>
          <w:b w:val="1"/>
          <w:bCs w:val="1"/>
          <w:rtl w:val="0"/>
        </w:rPr>
        <w:t xml:space="preserve">What outputs to expect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w:t>
        <w:br w:type="textWrapping"/>
      </w:r>
    </w:p>
    <w:p w:rsidR="00000000" w:rsidDel="00000000" w:rsidP="00000000" w:rsidRDefault="00000000" w:rsidRPr="00000000" w14:paraId="0000033B">
      <w:pPr>
        <w:numPr>
          <w:ilvl w:val="2"/>
          <w:numId w:val="72"/>
        </w:numPr>
        <w:spacing w:after="0" w:afterAutospacing="0" w:before="0" w:beforeAutospacing="0" w:lineRule="auto"/>
        <w:ind w:left="2160" w:hanging="360"/>
      </w:pPr>
      <w:r w:rsidDel="00000000" w:rsidR="00000000" w:rsidRPr="00000000">
        <w:rPr>
          <w:b w:val="1"/>
          <w:bCs w:val="1"/>
          <w:rtl w:val="0"/>
        </w:rPr>
        <w:t xml:space="preserve">Tool ID or endpoint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repos_list</w:t>
      </w:r>
      <w:r w:rsidDel="00000000" w:rsidR="00000000" w:rsidRPr="00000000">
        <w:rPr>
          <w:rtl w:val="0"/>
        </w:rPr>
        <w:t xml:space="preserve">)</w:t>
        <w:br w:type="textWrapping"/>
      </w:r>
    </w:p>
    <w:p w:rsidR="00000000" w:rsidDel="00000000" w:rsidP="00000000" w:rsidRDefault="00000000" w:rsidRPr="00000000" w14:paraId="0000033C">
      <w:pPr>
        <w:numPr>
          <w:ilvl w:val="0"/>
          <w:numId w:val="72"/>
        </w:numPr>
        <w:spacing w:after="0" w:afterAutospacing="0" w:before="0" w:beforeAutospacing="0" w:lineRule="auto"/>
        <w:ind w:left="720" w:hanging="360"/>
      </w:pPr>
      <w:r w:rsidDel="00000000" w:rsidR="00000000" w:rsidRPr="00000000">
        <w:rPr>
          <w:b w:val="1"/>
          <w:bCs w:val="1"/>
          <w:rtl w:val="0"/>
        </w:rPr>
        <w:t xml:space="preserve">Agent Maps to Actual API Call</w:t>
        <w:br w:type="textWrapping"/>
      </w:r>
    </w:p>
    <w:p w:rsidR="00000000" w:rsidDel="00000000" w:rsidP="00000000" w:rsidRDefault="00000000" w:rsidRPr="00000000" w14:paraId="0000033D">
      <w:pPr>
        <w:numPr>
          <w:ilvl w:val="1"/>
          <w:numId w:val="72"/>
        </w:numPr>
        <w:spacing w:after="0" w:afterAutospacing="0" w:before="0" w:beforeAutospacing="0" w:lineRule="auto"/>
        <w:ind w:left="1440" w:hanging="360"/>
      </w:pPr>
      <w:r w:rsidDel="00000000" w:rsidR="00000000" w:rsidRPr="00000000">
        <w:rPr>
          <w:rtl w:val="0"/>
        </w:rPr>
        <w:t xml:space="preserve">Depending on the MCP server implementation, the tool ID can map to:</w:t>
        <w:br w:type="textWrapping"/>
      </w:r>
    </w:p>
    <w:p w:rsidR="00000000" w:rsidDel="00000000" w:rsidP="00000000" w:rsidRDefault="00000000" w:rsidRPr="00000000" w14:paraId="0000033E">
      <w:pPr>
        <w:numPr>
          <w:ilvl w:val="2"/>
          <w:numId w:val="72"/>
        </w:numPr>
        <w:spacing w:after="0" w:afterAutospacing="0" w:before="0" w:beforeAutospacing="0" w:lineRule="auto"/>
        <w:ind w:left="2160" w:hanging="360"/>
      </w:pPr>
      <w:r w:rsidDel="00000000" w:rsidR="00000000" w:rsidRPr="00000000">
        <w:rPr>
          <w:rtl w:val="0"/>
        </w:rPr>
        <w:t xml:space="preserve">A REST endpoint (</w:t>
      </w:r>
      <w:r w:rsidDel="00000000" w:rsidR="00000000" w:rsidRPr="00000000">
        <w:rPr>
          <w:rFonts w:ascii="Roboto Mono" w:cs="Roboto Mono" w:eastAsia="Roboto Mono" w:hAnsi="Roboto Mono"/>
          <w:color w:val="188038"/>
          <w:rtl w:val="0"/>
        </w:rPr>
        <w:t xml:space="preserve">/repos/list</w:t>
      </w:r>
      <w:r w:rsidDel="00000000" w:rsidR="00000000" w:rsidRPr="00000000">
        <w:rPr>
          <w:rtl w:val="0"/>
        </w:rPr>
        <w:t xml:space="preserve">)</w:t>
        <w:br w:type="textWrapping"/>
      </w:r>
    </w:p>
    <w:p w:rsidR="00000000" w:rsidDel="00000000" w:rsidP="00000000" w:rsidRDefault="00000000" w:rsidRPr="00000000" w14:paraId="0000033F">
      <w:pPr>
        <w:numPr>
          <w:ilvl w:val="2"/>
          <w:numId w:val="72"/>
        </w:numPr>
        <w:spacing w:after="0" w:afterAutospacing="0" w:before="0" w:beforeAutospacing="0" w:lineRule="auto"/>
        <w:ind w:left="2160" w:hanging="360"/>
      </w:pPr>
      <w:r w:rsidDel="00000000" w:rsidR="00000000" w:rsidRPr="00000000">
        <w:rPr>
          <w:rtl w:val="0"/>
        </w:rPr>
        <w:t xml:space="preserve">A GraphQL query</w:t>
        <w:br w:type="textWrapping"/>
      </w:r>
    </w:p>
    <w:p w:rsidR="00000000" w:rsidDel="00000000" w:rsidP="00000000" w:rsidRDefault="00000000" w:rsidRPr="00000000" w14:paraId="00000340">
      <w:pPr>
        <w:numPr>
          <w:ilvl w:val="2"/>
          <w:numId w:val="72"/>
        </w:numPr>
        <w:spacing w:after="0" w:afterAutospacing="0" w:before="0" w:beforeAutospacing="0" w:lineRule="auto"/>
        <w:ind w:left="2160" w:hanging="360"/>
      </w:pPr>
      <w:r w:rsidDel="00000000" w:rsidR="00000000" w:rsidRPr="00000000">
        <w:rPr>
          <w:rtl w:val="0"/>
        </w:rPr>
        <w:t xml:space="preserve">Another callable interface</w:t>
        <w:br w:type="textWrapping"/>
      </w:r>
    </w:p>
    <w:p w:rsidR="00000000" w:rsidDel="00000000" w:rsidP="00000000" w:rsidRDefault="00000000" w:rsidRPr="00000000" w14:paraId="00000341">
      <w:pPr>
        <w:numPr>
          <w:ilvl w:val="1"/>
          <w:numId w:val="72"/>
        </w:numPr>
        <w:spacing w:after="240" w:before="0" w:beforeAutospacing="0" w:lineRule="auto"/>
        <w:ind w:left="1440" w:hanging="360"/>
      </w:pPr>
      <w:r w:rsidDel="00000000" w:rsidR="00000000" w:rsidRPr="00000000">
        <w:rPr>
          <w:rtl w:val="0"/>
        </w:rPr>
        <w:t xml:space="preserve">The agent uses the </w:t>
      </w:r>
      <w:r w:rsidDel="00000000" w:rsidR="00000000" w:rsidRPr="00000000">
        <w:rPr>
          <w:b w:val="1"/>
          <w:bCs w:val="1"/>
          <w:rtl w:val="0"/>
        </w:rPr>
        <w:t xml:space="preserve">inputs schema</w:t>
      </w:r>
      <w:r w:rsidDel="00000000" w:rsidR="00000000" w:rsidRPr="00000000">
        <w:rPr>
          <w:rtl w:val="0"/>
        </w:rPr>
        <w:t xml:space="preserve"> to construct the request properly.</w:t>
      </w:r>
    </w:p>
    <w:p w:rsidR="00000000" w:rsidDel="00000000" w:rsidP="00000000" w:rsidRDefault="00000000" w:rsidRPr="00000000" w14:paraId="00000342">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30"/>
          <w:szCs w:val="30"/>
        </w:rPr>
      </w:pPr>
      <w:bookmarkStart w:colFirst="0" w:colLast="0" w:name="_ftjoeqyaw26" w:id="68"/>
      <w:bookmarkEnd w:id="68"/>
      <w:ins w:author="Yogitaadevi Ravishankar" w:id="0" w:date="2026-05-15T06:51:03Z">
        <w:r w:rsidDel="00000000" w:rsidR="00000000" w:rsidRPr="00000000">
          <w:rPr>
            <w:color w:val="222222"/>
            <w:sz w:val="22"/>
            <w:szCs w:val="22"/>
            <w:highlight w:val="white"/>
            <w:rtl w:val="0"/>
          </w:rPr>
          <w:t xml:space="preserve">topics </w:t>
        </w:r>
        <w:r w:rsidDel="00000000" w:rsidR="00000000" w:rsidRPr="00000000">
          <w:rPr>
            <w:b w:val="1"/>
            <w:bCs w:val="1"/>
            <w:sz w:val="30"/>
            <w:szCs w:val="30"/>
            <w:rtl w:val="0"/>
          </w:rPr>
          <w:t xml:space="preserve"> </w:t>
        </w:r>
      </w:ins>
      <w:r w:rsidDel="00000000" w:rsidR="00000000" w:rsidRPr="00000000">
        <w:rPr>
          <w:b w:val="1"/>
          <w:bCs w:val="1"/>
          <w:sz w:val="30"/>
          <w:szCs w:val="30"/>
          <w:rtl w:val="0"/>
        </w:rPr>
        <w:t xml:space="preserve">What is A2A (Agent-to-Agent / Agent2Agent)?</w:t>
      </w:r>
    </w:p>
    <w:p w:rsidR="00000000" w:rsidDel="00000000" w:rsidP="00000000" w:rsidRDefault="00000000" w:rsidRPr="00000000" w14:paraId="00000344">
      <w:pPr>
        <w:spacing w:after="240" w:before="240" w:lineRule="auto"/>
        <w:rPr>
          <w:color w:val="1155cc"/>
          <w:u w:val="single"/>
        </w:rPr>
      </w:pPr>
      <w:r w:rsidDel="00000000" w:rsidR="00000000" w:rsidRPr="00000000">
        <w:rPr>
          <w:b w:val="1"/>
          <w:bCs w:val="1"/>
          <w:rtl w:val="0"/>
        </w:rPr>
        <w:t xml:space="preserve">Short definition:</w:t>
      </w:r>
      <w:r w:rsidDel="00000000" w:rsidR="00000000" w:rsidRPr="00000000">
        <w:rPr>
          <w:rtl w:val="0"/>
        </w:rPr>
        <w:t xml:space="preserve"> a protocol to let </w:t>
      </w:r>
      <w:r w:rsidDel="00000000" w:rsidR="00000000" w:rsidRPr="00000000">
        <w:rPr>
          <w:i w:val="1"/>
          <w:iCs w:val="1"/>
          <w:rtl w:val="0"/>
        </w:rPr>
        <w:t xml:space="preserve">agents</w:t>
      </w:r>
      <w:r w:rsidDel="00000000" w:rsidR="00000000" w:rsidRPr="00000000">
        <w:rPr>
          <w:rtl w:val="0"/>
        </w:rPr>
        <w:t xml:space="preserve"> discover, message, and coordinate with </w:t>
      </w:r>
      <w:r w:rsidDel="00000000" w:rsidR="00000000" w:rsidRPr="00000000">
        <w:rPr>
          <w:i w:val="1"/>
          <w:iCs w:val="1"/>
          <w:rtl w:val="0"/>
        </w:rPr>
        <w:t xml:space="preserve">other agents</w:t>
      </w:r>
      <w:r w:rsidDel="00000000" w:rsidR="00000000" w:rsidRPr="00000000">
        <w:rPr>
          <w:rtl w:val="0"/>
        </w:rPr>
        <w:t xml:space="preserve">—including request/response, delegation, and shared task management—across platforms. It’s a standard for agent interoperability.</w:t>
      </w:r>
      <w:r w:rsidDel="00000000" w:rsidR="00000000" w:rsidRPr="00000000">
        <w:rPr>
          <w:rtl w:val="0"/>
        </w:rPr>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Why it exists</w:t>
      </w:r>
    </w:p>
    <w:p w:rsidR="00000000" w:rsidDel="00000000" w:rsidP="00000000" w:rsidRDefault="00000000" w:rsidRPr="00000000" w14:paraId="00000346">
      <w:pPr>
        <w:numPr>
          <w:ilvl w:val="0"/>
          <w:numId w:val="96"/>
        </w:numPr>
        <w:spacing w:after="240" w:before="240" w:lineRule="auto"/>
        <w:ind w:left="720" w:hanging="360"/>
      </w:pPr>
      <w:r w:rsidDel="00000000" w:rsidR="00000000" w:rsidRPr="00000000">
        <w:rPr>
          <w:rtl w:val="0"/>
        </w:rPr>
        <w:t xml:space="preserve">Modern workflows often need multiple specialized agents (planner, retriever, executor) to cooperate. A2A standardizes that collaboration: identities, messages, task handoffs, and discoverability.</w:t>
        <w:br w:type="textWrapping"/>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Typical architecture</w:t>
      </w:r>
    </w:p>
    <w:p w:rsidR="00000000" w:rsidDel="00000000" w:rsidP="00000000" w:rsidRDefault="00000000" w:rsidRPr="00000000" w14:paraId="00000348">
      <w:pPr>
        <w:numPr>
          <w:ilvl w:val="0"/>
          <w:numId w:val="95"/>
        </w:numPr>
        <w:spacing w:after="0" w:afterAutospacing="0" w:before="240" w:lineRule="auto"/>
        <w:ind w:left="720" w:hanging="360"/>
      </w:pPr>
      <w:r w:rsidDel="00000000" w:rsidR="00000000" w:rsidRPr="00000000">
        <w:rPr>
          <w:b w:val="1"/>
          <w:bCs w:val="1"/>
          <w:rtl w:val="0"/>
        </w:rPr>
        <w:t xml:space="preserve">Agent Registry / Directory</w:t>
      </w:r>
      <w:r w:rsidDel="00000000" w:rsidR="00000000" w:rsidRPr="00000000">
        <w:rPr>
          <w:rtl w:val="0"/>
        </w:rPr>
        <w:t xml:space="preserve"> (optional): agents advertise capabilities (agent cards).</w:t>
        <w:br w:type="textWrapping"/>
      </w:r>
    </w:p>
    <w:p w:rsidR="00000000" w:rsidDel="00000000" w:rsidP="00000000" w:rsidRDefault="00000000" w:rsidRPr="00000000" w14:paraId="00000349">
      <w:pPr>
        <w:numPr>
          <w:ilvl w:val="0"/>
          <w:numId w:val="95"/>
        </w:numPr>
        <w:spacing w:after="0" w:afterAutospacing="0" w:before="0" w:beforeAutospacing="0" w:lineRule="auto"/>
        <w:ind w:left="720" w:hanging="360"/>
      </w:pPr>
      <w:r w:rsidDel="00000000" w:rsidR="00000000" w:rsidRPr="00000000">
        <w:rPr>
          <w:b w:val="1"/>
          <w:bCs w:val="1"/>
          <w:rtl w:val="0"/>
        </w:rPr>
        <w:t xml:space="preserve">A2A Channel / Broker</w:t>
      </w:r>
      <w:r w:rsidDel="00000000" w:rsidR="00000000" w:rsidRPr="00000000">
        <w:rPr>
          <w:rtl w:val="0"/>
        </w:rPr>
        <w:t xml:space="preserve">: routes messages, enforces policies, handles auth.</w:t>
        <w:br w:type="textWrapping"/>
      </w:r>
    </w:p>
    <w:p w:rsidR="00000000" w:rsidDel="00000000" w:rsidP="00000000" w:rsidRDefault="00000000" w:rsidRPr="00000000" w14:paraId="0000034A">
      <w:pPr>
        <w:numPr>
          <w:ilvl w:val="0"/>
          <w:numId w:val="95"/>
        </w:numPr>
        <w:spacing w:after="240" w:before="0" w:beforeAutospacing="0" w:lineRule="auto"/>
        <w:ind w:left="720" w:hanging="360"/>
      </w:pPr>
      <w:r w:rsidDel="00000000" w:rsidR="00000000" w:rsidRPr="00000000">
        <w:rPr>
          <w:b w:val="1"/>
          <w:bCs w:val="1"/>
          <w:rtl w:val="0"/>
        </w:rPr>
        <w:t xml:space="preserve">Agents</w:t>
      </w:r>
      <w:r w:rsidDel="00000000" w:rsidR="00000000" w:rsidRPr="00000000">
        <w:rPr>
          <w:rtl w:val="0"/>
        </w:rPr>
        <w:t xml:space="preserve">: speak A2A to request tasks, share state, or delegate subtasks.</w:t>
        <w:br w:type="textWrapping"/>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Basic A2A example (pseudocode)</w:t>
      </w:r>
    </w:p>
    <w:p w:rsidR="00000000" w:rsidDel="00000000" w:rsidP="00000000" w:rsidRDefault="00000000" w:rsidRPr="00000000" w14:paraId="0000034C">
      <w:pPr>
        <w:numPr>
          <w:ilvl w:val="0"/>
          <w:numId w:val="88"/>
        </w:numPr>
        <w:spacing w:after="240" w:before="240" w:lineRule="auto"/>
        <w:ind w:left="720" w:hanging="360"/>
      </w:pPr>
      <w:r w:rsidDel="00000000" w:rsidR="00000000" w:rsidRPr="00000000">
        <w:rPr>
          <w:rtl w:val="0"/>
        </w:rPr>
        <w:t xml:space="preserve">Agent A (Scheduler) needs a travel booking:</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 "agent-booker", "type": "task.request", "task": {"action":"bookFlight", "from":"SFO","to":"JFK","date":"2025-10-10"}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81"/>
        </w:numPr>
        <w:spacing w:after="240" w:before="240" w:lineRule="auto"/>
        <w:ind w:left="720" w:hanging="360"/>
      </w:pPr>
      <w:r w:rsidDel="00000000" w:rsidR="00000000" w:rsidRPr="00000000">
        <w:rPr>
          <w:rtl w:val="0"/>
        </w:rPr>
        <w:t xml:space="preserve">Agent B (Booker) replies with </w:t>
      </w:r>
      <w:r w:rsidDel="00000000" w:rsidR="00000000" w:rsidRPr="00000000">
        <w:rPr>
          <w:rFonts w:ascii="Roboto Mono" w:cs="Roboto Mono" w:eastAsia="Roboto Mono" w:hAnsi="Roboto Mono"/>
          <w:color w:val="188038"/>
          <w:rtl w:val="0"/>
        </w:rPr>
        <w:t xml:space="preserve">task.in_progress</w:t>
      </w:r>
      <w:r w:rsidDel="00000000" w:rsidR="00000000" w:rsidRPr="00000000">
        <w:rPr>
          <w:rtl w:val="0"/>
        </w:rPr>
        <w:t xml:space="preserve"> and later </w:t>
      </w:r>
      <w:r w:rsidDel="00000000" w:rsidR="00000000" w:rsidRPr="00000000">
        <w:rPr>
          <w:rFonts w:ascii="Roboto Mono" w:cs="Roboto Mono" w:eastAsia="Roboto Mono" w:hAnsi="Roboto Mono"/>
          <w:color w:val="188038"/>
          <w:rtl w:val="0"/>
        </w:rPr>
        <w:t xml:space="preserve">task.completed</w:t>
      </w:r>
      <w:r w:rsidDel="00000000" w:rsidR="00000000" w:rsidRPr="00000000">
        <w:rPr>
          <w:rtl w:val="0"/>
        </w:rPr>
        <w:t xml:space="preserve">:</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 "agent-scheduler", "type": "task.completed", "result": {"pnr":"ABC123"}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When to use A2A</w:t>
      </w:r>
    </w:p>
    <w:p w:rsidR="00000000" w:rsidDel="00000000" w:rsidP="00000000" w:rsidRDefault="00000000" w:rsidRPr="00000000" w14:paraId="00000353">
      <w:pPr>
        <w:numPr>
          <w:ilvl w:val="0"/>
          <w:numId w:val="99"/>
        </w:numPr>
        <w:spacing w:after="0" w:afterAutospacing="0" w:before="240" w:lineRule="auto"/>
        <w:ind w:left="720" w:hanging="360"/>
      </w:pPr>
      <w:r w:rsidDel="00000000" w:rsidR="00000000" w:rsidRPr="00000000">
        <w:rPr>
          <w:rtl w:val="0"/>
        </w:rPr>
        <w:t xml:space="preserve">You need </w:t>
      </w:r>
      <w:r w:rsidDel="00000000" w:rsidR="00000000" w:rsidRPr="00000000">
        <w:rPr>
          <w:b w:val="1"/>
          <w:bCs w:val="1"/>
          <w:rtl w:val="0"/>
        </w:rPr>
        <w:t xml:space="preserve">multi-agent workflows</w:t>
      </w:r>
      <w:r w:rsidDel="00000000" w:rsidR="00000000" w:rsidRPr="00000000">
        <w:rPr>
          <w:rtl w:val="0"/>
        </w:rPr>
        <w:t xml:space="preserve">, dynamic delegation, or cross-agent negotiation.</w:t>
        <w:br w:type="textWrapping"/>
      </w:r>
    </w:p>
    <w:p w:rsidR="00000000" w:rsidDel="00000000" w:rsidP="00000000" w:rsidRDefault="00000000" w:rsidRPr="00000000" w14:paraId="00000354">
      <w:pPr>
        <w:numPr>
          <w:ilvl w:val="0"/>
          <w:numId w:val="99"/>
        </w:numPr>
        <w:spacing w:after="240" w:before="0" w:beforeAutospacing="0" w:lineRule="auto"/>
        <w:ind w:left="720" w:hanging="360"/>
      </w:pPr>
      <w:r w:rsidDel="00000000" w:rsidR="00000000" w:rsidRPr="00000000">
        <w:rPr>
          <w:rtl w:val="0"/>
        </w:rPr>
        <w:t xml:space="preserve">Use case: an enterprise assistant (planner) delegates research tasks to a “research agent” and booking tasks to a “travel agent”; each agent can be run by different teams/providers but still interoperate</w:t>
      </w:r>
      <w:hyperlink r:id="rId1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Pros / Cons</w:t>
      </w:r>
    </w:p>
    <w:p w:rsidR="00000000" w:rsidDel="00000000" w:rsidP="00000000" w:rsidRDefault="00000000" w:rsidRPr="00000000" w14:paraId="00000356">
      <w:pPr>
        <w:numPr>
          <w:ilvl w:val="1"/>
          <w:numId w:val="73"/>
        </w:numPr>
        <w:spacing w:after="0" w:afterAutospacing="0" w:before="240" w:lineRule="auto"/>
        <w:ind w:left="1440" w:hanging="360"/>
      </w:pPr>
      <w:r w:rsidDel="00000000" w:rsidR="00000000" w:rsidRPr="00000000">
        <w:rPr>
          <w:rtl w:val="0"/>
        </w:rPr>
        <w:t xml:space="preserve">Enables modular, distributed agent architectures and discoverability.</w:t>
        <w:br w:type="textWrapping"/>
      </w:r>
    </w:p>
    <w:p w:rsidR="00000000" w:rsidDel="00000000" w:rsidP="00000000" w:rsidRDefault="00000000" w:rsidRPr="00000000" w14:paraId="00000357">
      <w:pPr>
        <w:numPr>
          <w:ilvl w:val="1"/>
          <w:numId w:val="73"/>
        </w:numPr>
        <w:spacing w:after="0" w:afterAutospacing="0" w:before="0" w:beforeAutospacing="0" w:lineRule="auto"/>
        <w:ind w:left="1440" w:hanging="360"/>
      </w:pPr>
      <w:r w:rsidDel="00000000" w:rsidR="00000000" w:rsidRPr="00000000">
        <w:rPr>
          <w:rtl w:val="0"/>
        </w:rPr>
        <w:t xml:space="preserve">Good for complex orchestration, multi-party delegation and retries.</w:t>
        <w:br w:type="textWrapping"/>
      </w:r>
    </w:p>
    <w:p w:rsidR="00000000" w:rsidDel="00000000" w:rsidP="00000000" w:rsidRDefault="00000000" w:rsidRPr="00000000" w14:paraId="00000358">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Requires agent identity, trust model, and often more orchestration infrastructure.</w:t>
      </w:r>
    </w:p>
    <w:p w:rsidR="00000000" w:rsidDel="00000000" w:rsidP="00000000" w:rsidRDefault="00000000" w:rsidRPr="00000000" w14:paraId="00000359">
      <w:pPr>
        <w:pStyle w:val="Heading2"/>
        <w:keepNext w:val="0"/>
        <w:keepLines w:val="0"/>
        <w:spacing w:after="80" w:lineRule="auto"/>
        <w:rPr>
          <w:b w:val="1"/>
          <w:bCs w:val="1"/>
          <w:sz w:val="26"/>
          <w:szCs w:val="26"/>
        </w:rPr>
      </w:pPr>
      <w:bookmarkStart w:colFirst="0" w:colLast="0" w:name="_t489uorwpug0" w:id="69"/>
      <w:bookmarkEnd w:id="69"/>
      <w:r w:rsidDel="00000000" w:rsidR="00000000" w:rsidRPr="00000000">
        <w:rPr>
          <w:b w:val="1"/>
          <w:bCs w:val="1"/>
          <w:sz w:val="26"/>
          <w:szCs w:val="26"/>
          <w:rtl w:val="0"/>
        </w:rPr>
        <w:t xml:space="preserve">1. Who decides which sub-agent to call?</w:t>
      </w:r>
    </w:p>
    <w:p w:rsidR="00000000" w:rsidDel="00000000" w:rsidP="00000000" w:rsidRDefault="00000000" w:rsidRPr="00000000" w14:paraId="0000035A">
      <w:pPr>
        <w:numPr>
          <w:ilvl w:val="0"/>
          <w:numId w:val="15"/>
        </w:numPr>
        <w:spacing w:after="0" w:afterAutospacing="0" w:before="240" w:lineRule="auto"/>
        <w:ind w:left="720" w:hanging="360"/>
      </w:pPr>
      <w:r w:rsidDel="00000000" w:rsidR="00000000" w:rsidRPr="00000000">
        <w:rPr>
          <w:b w:val="1"/>
          <w:bCs w:val="1"/>
          <w:rtl w:val="0"/>
        </w:rPr>
        <w:t xml:space="preserve">The Planner Agent’s LLM</w:t>
      </w:r>
      <w:r w:rsidDel="00000000" w:rsidR="00000000" w:rsidRPr="00000000">
        <w:rPr>
          <w:rtl w:val="0"/>
        </w:rPr>
        <w:t xml:space="preserve"> makes the decision.</w:t>
        <w:br w:type="textWrapping"/>
      </w:r>
    </w:p>
    <w:p w:rsidR="00000000" w:rsidDel="00000000" w:rsidP="00000000" w:rsidRDefault="00000000" w:rsidRPr="00000000" w14:paraId="0000035B">
      <w:pPr>
        <w:numPr>
          <w:ilvl w:val="1"/>
          <w:numId w:val="15"/>
        </w:numPr>
        <w:spacing w:after="0" w:afterAutospacing="0" w:before="0" w:beforeAutospacing="0" w:lineRule="auto"/>
        <w:ind w:left="1440" w:hanging="360"/>
      </w:pPr>
      <w:r w:rsidDel="00000000" w:rsidR="00000000" w:rsidRPr="00000000">
        <w:rPr>
          <w:rtl w:val="0"/>
        </w:rPr>
        <w:t xml:space="preserve">The Planner is itself an agent, meaning it wraps an LLM.</w:t>
        <w:br w:type="textWrapping"/>
      </w:r>
    </w:p>
    <w:p w:rsidR="00000000" w:rsidDel="00000000" w:rsidP="00000000" w:rsidRDefault="00000000" w:rsidRPr="00000000" w14:paraId="0000035C">
      <w:pPr>
        <w:numPr>
          <w:ilvl w:val="1"/>
          <w:numId w:val="15"/>
        </w:numPr>
        <w:spacing w:after="0" w:afterAutospacing="0" w:before="0" w:beforeAutospacing="0" w:lineRule="auto"/>
        <w:ind w:left="1440" w:hanging="360"/>
      </w:pPr>
      <w:r w:rsidDel="00000000" w:rsidR="00000000" w:rsidRPr="00000000">
        <w:rPr>
          <w:rtl w:val="0"/>
        </w:rPr>
        <w:t xml:space="preserve">Its job is to read the user’s request and decide:</w:t>
        <w:br w:type="textWrapping"/>
      </w:r>
    </w:p>
    <w:p w:rsidR="00000000" w:rsidDel="00000000" w:rsidP="00000000" w:rsidRDefault="00000000" w:rsidRPr="00000000" w14:paraId="0000035D">
      <w:pPr>
        <w:numPr>
          <w:ilvl w:val="2"/>
          <w:numId w:val="15"/>
        </w:numPr>
        <w:spacing w:after="0" w:afterAutospacing="0" w:before="0" w:beforeAutospacing="0" w:lineRule="auto"/>
        <w:ind w:left="2160" w:hanging="360"/>
      </w:pPr>
      <w:r w:rsidDel="00000000" w:rsidR="00000000" w:rsidRPr="00000000">
        <w:rPr>
          <w:rtl w:val="0"/>
        </w:rPr>
        <w:t xml:space="preserve">Should I answer directly?</w:t>
        <w:br w:type="textWrapping"/>
      </w:r>
    </w:p>
    <w:p w:rsidR="00000000" w:rsidDel="00000000" w:rsidP="00000000" w:rsidRDefault="00000000" w:rsidRPr="00000000" w14:paraId="0000035E">
      <w:pPr>
        <w:numPr>
          <w:ilvl w:val="2"/>
          <w:numId w:val="15"/>
        </w:numPr>
        <w:spacing w:after="0" w:afterAutospacing="0" w:before="0" w:beforeAutospacing="0" w:lineRule="auto"/>
        <w:ind w:left="2160" w:hanging="360"/>
      </w:pPr>
      <w:r w:rsidDel="00000000" w:rsidR="00000000" w:rsidRPr="00000000">
        <w:rPr>
          <w:rtl w:val="0"/>
        </w:rPr>
        <w:t xml:space="preserve">Should I call another specialized agent (Retriever, Executor, Calculator, etc.)?</w:t>
        <w:br w:type="textWrapping"/>
      </w:r>
    </w:p>
    <w:p w:rsidR="00000000" w:rsidDel="00000000" w:rsidP="00000000" w:rsidRDefault="00000000" w:rsidRPr="00000000" w14:paraId="0000035F">
      <w:pPr>
        <w:numPr>
          <w:ilvl w:val="1"/>
          <w:numId w:val="15"/>
        </w:numPr>
        <w:spacing w:after="0" w:afterAutospacing="0" w:before="0" w:beforeAutospacing="0" w:lineRule="auto"/>
        <w:ind w:left="1440" w:hanging="360"/>
      </w:pPr>
      <w:r w:rsidDel="00000000" w:rsidR="00000000" w:rsidRPr="00000000">
        <w:rPr>
          <w:rtl w:val="0"/>
        </w:rPr>
        <w:t xml:space="preserve">Just like with tools, the </w:t>
      </w:r>
      <w:r w:rsidDel="00000000" w:rsidR="00000000" w:rsidRPr="00000000">
        <w:rPr>
          <w:b w:val="1"/>
          <w:bCs w:val="1"/>
          <w:rtl w:val="0"/>
        </w:rPr>
        <w:t xml:space="preserve">LLM is the brain</w:t>
      </w:r>
      <w:r w:rsidDel="00000000" w:rsidR="00000000" w:rsidRPr="00000000">
        <w:rPr>
          <w:rtl w:val="0"/>
        </w:rPr>
        <w:t xml:space="preserve"> that chooses.</w:t>
        <w:br w:type="textWrapping"/>
      </w:r>
    </w:p>
    <w:p w:rsidR="00000000" w:rsidDel="00000000" w:rsidP="00000000" w:rsidRDefault="00000000" w:rsidRPr="00000000" w14:paraId="00000360">
      <w:pPr>
        <w:numPr>
          <w:ilvl w:val="0"/>
          <w:numId w:val="1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Planner runtime</w:t>
      </w:r>
      <w:r w:rsidDel="00000000" w:rsidR="00000000" w:rsidRPr="00000000">
        <w:rPr>
          <w:rtl w:val="0"/>
        </w:rPr>
        <w:t xml:space="preserve"> (agent wrapper) only enforces structure:</w:t>
        <w:br w:type="textWrapping"/>
      </w:r>
    </w:p>
    <w:p w:rsidR="00000000" w:rsidDel="00000000" w:rsidP="00000000" w:rsidRDefault="00000000" w:rsidRPr="00000000" w14:paraId="00000361">
      <w:pPr>
        <w:numPr>
          <w:ilvl w:val="1"/>
          <w:numId w:val="15"/>
        </w:numPr>
        <w:spacing w:after="0" w:afterAutospacing="0" w:before="0" w:beforeAutospacing="0" w:lineRule="auto"/>
        <w:ind w:left="1440" w:hanging="360"/>
      </w:pPr>
      <w:r w:rsidDel="00000000" w:rsidR="00000000" w:rsidRPr="00000000">
        <w:rPr>
          <w:rtl w:val="0"/>
        </w:rPr>
        <w:t xml:space="preserve">Provides the LLM with a catalog of sub-agents (name, description, schema).</w:t>
        <w:br w:type="textWrapping"/>
      </w:r>
    </w:p>
    <w:p w:rsidR="00000000" w:rsidDel="00000000" w:rsidP="00000000" w:rsidRDefault="00000000" w:rsidRPr="00000000" w14:paraId="00000362">
      <w:pPr>
        <w:numPr>
          <w:ilvl w:val="1"/>
          <w:numId w:val="15"/>
        </w:numPr>
        <w:spacing w:after="0" w:afterAutospacing="0" w:before="0" w:beforeAutospacing="0" w:lineRule="auto"/>
        <w:ind w:left="1440" w:hanging="360"/>
      </w:pPr>
      <w:r w:rsidDel="00000000" w:rsidR="00000000" w:rsidRPr="00000000">
        <w:rPr>
          <w:rtl w:val="0"/>
        </w:rPr>
        <w:t xml:space="preserve">Executes the delegation once the LLM chooses.</w:t>
        <w:br w:type="textWrapping"/>
      </w:r>
    </w:p>
    <w:p w:rsidR="00000000" w:rsidDel="00000000" w:rsidP="00000000" w:rsidRDefault="00000000" w:rsidRPr="00000000" w14:paraId="00000363">
      <w:pPr>
        <w:numPr>
          <w:ilvl w:val="1"/>
          <w:numId w:val="15"/>
        </w:numPr>
        <w:spacing w:after="240" w:before="0" w:beforeAutospacing="0" w:lineRule="auto"/>
        <w:ind w:left="1440" w:hanging="360"/>
      </w:pPr>
      <w:r w:rsidDel="00000000" w:rsidR="00000000" w:rsidRPr="00000000">
        <w:rPr>
          <w:rtl w:val="0"/>
        </w:rPr>
        <w:t xml:space="preserve">Handles failures, retries, or fallbacks.</w:t>
        <w:br w:type="textWrapping"/>
      </w:r>
    </w:p>
    <w:p w:rsidR="00000000" w:rsidDel="00000000" w:rsidP="00000000" w:rsidRDefault="00000000" w:rsidRPr="00000000" w14:paraId="00000364">
      <w:pPr>
        <w:spacing w:after="240" w:before="240" w:lineRule="auto"/>
        <w:rPr/>
      </w:pPr>
      <w:r w:rsidDel="00000000" w:rsidR="00000000" w:rsidRPr="00000000">
        <w:rPr>
          <w:rtl w:val="0"/>
        </w:rPr>
        <w:t xml:space="preserve">👉 So, just like in “tool use,” the </w:t>
      </w:r>
      <w:r w:rsidDel="00000000" w:rsidR="00000000" w:rsidRPr="00000000">
        <w:rPr>
          <w:b w:val="1"/>
          <w:bCs w:val="1"/>
          <w:rtl w:val="0"/>
        </w:rPr>
        <w:t xml:space="preserve">LLM inside the Planner Agent</w:t>
      </w:r>
      <w:r w:rsidDel="00000000" w:rsidR="00000000" w:rsidRPr="00000000">
        <w:rPr>
          <w:rtl w:val="0"/>
        </w:rPr>
        <w:t xml:space="preserve"> chooses the sub-agent.</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26"/>
          <w:szCs w:val="26"/>
        </w:rPr>
      </w:pPr>
      <w:bookmarkStart w:colFirst="0" w:colLast="0" w:name="_dbk6qh6g2r6k" w:id="70"/>
      <w:bookmarkEnd w:id="70"/>
      <w:r w:rsidDel="00000000" w:rsidR="00000000" w:rsidRPr="00000000">
        <w:rPr>
          <w:b w:val="1"/>
          <w:bCs w:val="1"/>
          <w:sz w:val="26"/>
          <w:szCs w:val="26"/>
          <w:rtl w:val="0"/>
        </w:rPr>
        <w:t xml:space="preserve">2. How do we know what agents are available?</w:t>
      </w:r>
    </w:p>
    <w:p w:rsidR="00000000" w:rsidDel="00000000" w:rsidP="00000000" w:rsidRDefault="00000000" w:rsidRPr="00000000" w14:paraId="00000367">
      <w:pPr>
        <w:numPr>
          <w:ilvl w:val="0"/>
          <w:numId w:val="48"/>
        </w:numPr>
        <w:spacing w:after="0" w:afterAutospacing="0" w:before="240" w:lineRule="auto"/>
        <w:ind w:left="720" w:hanging="360"/>
      </w:pPr>
      <w:r w:rsidDel="00000000" w:rsidR="00000000" w:rsidRPr="00000000">
        <w:rPr>
          <w:rtl w:val="0"/>
        </w:rPr>
        <w:t xml:space="preserve">You (the system designer) provide a </w:t>
      </w:r>
      <w:r w:rsidDel="00000000" w:rsidR="00000000" w:rsidRPr="00000000">
        <w:rPr>
          <w:b w:val="1"/>
          <w:bCs w:val="1"/>
          <w:rtl w:val="0"/>
        </w:rPr>
        <w:t xml:space="preserve">registry of available agents</w:t>
      </w:r>
      <w:r w:rsidDel="00000000" w:rsidR="00000000" w:rsidRPr="00000000">
        <w:rPr>
          <w:rtl w:val="0"/>
        </w:rPr>
        <w:t xml:space="preserve"> — just like you provide tool definitions.</w:t>
        <w:br w:type="textWrapping"/>
      </w:r>
    </w:p>
    <w:p w:rsidR="00000000" w:rsidDel="00000000" w:rsidP="00000000" w:rsidRDefault="00000000" w:rsidRPr="00000000" w14:paraId="00000368">
      <w:pPr>
        <w:numPr>
          <w:ilvl w:val="0"/>
          <w:numId w:val="48"/>
        </w:numPr>
        <w:spacing w:after="0" w:afterAutospacing="0" w:before="0" w:beforeAutospacing="0" w:lineRule="auto"/>
        <w:ind w:left="720" w:hanging="360"/>
      </w:pPr>
      <w:r w:rsidDel="00000000" w:rsidR="00000000" w:rsidRPr="00000000">
        <w:rPr>
          <w:rtl w:val="0"/>
        </w:rPr>
        <w:t xml:space="preserve">This can be:</w:t>
        <w:br w:type="textWrapping"/>
      </w:r>
    </w:p>
    <w:p w:rsidR="00000000" w:rsidDel="00000000" w:rsidP="00000000" w:rsidRDefault="00000000" w:rsidRPr="00000000" w14:paraId="00000369">
      <w:pPr>
        <w:numPr>
          <w:ilvl w:val="1"/>
          <w:numId w:val="4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static list</w:t>
      </w:r>
      <w:r w:rsidDel="00000000" w:rsidR="00000000" w:rsidRPr="00000000">
        <w:rPr>
          <w:rtl w:val="0"/>
        </w:rPr>
        <w:t xml:space="preserve"> (hardcoded in the Planner’s context prompt):</w:t>
        <w:br w:type="textWrapping"/>
      </w:r>
    </w:p>
    <w:p w:rsidR="00000000" w:rsidDel="00000000" w:rsidP="00000000" w:rsidRDefault="00000000" w:rsidRPr="00000000" w14:paraId="0000036A">
      <w:pPr>
        <w:numPr>
          <w:ilvl w:val="2"/>
          <w:numId w:val="48"/>
        </w:numPr>
        <w:spacing w:after="0" w:afterAutospacing="0" w:before="0" w:beforeAutospacing="0" w:lineRule="auto"/>
        <w:ind w:left="2160" w:hanging="360"/>
      </w:pPr>
      <w:r w:rsidDel="00000000" w:rsidR="00000000" w:rsidRPr="00000000">
        <w:rPr>
          <w:i w:val="1"/>
          <w:iCs w:val="1"/>
          <w:rtl w:val="0"/>
        </w:rPr>
        <w:t xml:space="preserve">“Available agents: Retriever (fetch facts), Executor (perform actions), Calculator (do math).”</w:t>
        <w:br w:type="textWrapping"/>
      </w:r>
    </w:p>
    <w:p w:rsidR="00000000" w:rsidDel="00000000" w:rsidP="00000000" w:rsidRDefault="00000000" w:rsidRPr="00000000" w14:paraId="0000036B">
      <w:pPr>
        <w:numPr>
          <w:ilvl w:val="1"/>
          <w:numId w:val="4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dynamic service/registry</w:t>
      </w:r>
      <w:r w:rsidDel="00000000" w:rsidR="00000000" w:rsidRPr="00000000">
        <w:rPr>
          <w:rtl w:val="0"/>
        </w:rPr>
        <w:t xml:space="preserve"> (like MCP, LangChain Agent Manager, or your own microservice) that returns a list of registered agents and their capabilities.</w:t>
        <w:br w:type="textWrapping"/>
      </w:r>
    </w:p>
    <w:p w:rsidR="00000000" w:rsidDel="00000000" w:rsidP="00000000" w:rsidRDefault="00000000" w:rsidRPr="00000000" w14:paraId="0000036C">
      <w:pPr>
        <w:numPr>
          <w:ilvl w:val="1"/>
          <w:numId w:val="48"/>
        </w:numPr>
        <w:spacing w:after="240" w:before="0" w:beforeAutospacing="0" w:lineRule="auto"/>
        <w:ind w:left="1440" w:hanging="360"/>
      </w:pPr>
      <w:r w:rsidDel="00000000" w:rsidR="00000000" w:rsidRPr="00000000">
        <w:rPr>
          <w:rtl w:val="0"/>
        </w:rPr>
        <w:t xml:space="preserve">Some frameworks (e.g., OpenAI’s </w:t>
      </w:r>
      <w:r w:rsidDel="00000000" w:rsidR="00000000" w:rsidRPr="00000000">
        <w:rPr>
          <w:b w:val="1"/>
          <w:bCs w:val="1"/>
          <w:rtl w:val="0"/>
        </w:rPr>
        <w:t xml:space="preserve">Model Context Protocol</w:t>
      </w:r>
      <w:r w:rsidDel="00000000" w:rsidR="00000000" w:rsidRPr="00000000">
        <w:rPr>
          <w:rtl w:val="0"/>
        </w:rPr>
        <w:t xml:space="preserve">) expose agents as “resources” so the Planner can dynamically discover them.</w:t>
      </w:r>
    </w:p>
    <w:p w:rsidR="00000000" w:rsidDel="00000000" w:rsidP="00000000" w:rsidRDefault="00000000" w:rsidRPr="00000000" w14:paraId="0000036D">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30"/>
          <w:szCs w:val="30"/>
        </w:rPr>
      </w:pPr>
      <w:bookmarkStart w:colFirst="0" w:colLast="0" w:name="_aihjjtlhw7dq" w:id="71"/>
      <w:bookmarkEnd w:id="71"/>
      <w:r w:rsidDel="00000000" w:rsidR="00000000" w:rsidRPr="00000000">
        <w:rPr>
          <w:b w:val="1"/>
          <w:bCs w:val="1"/>
          <w:sz w:val="30"/>
          <w:szCs w:val="30"/>
          <w:rtl w:val="0"/>
        </w:rPr>
        <w:t xml:space="preserve">Example real-world flows (concrete scenarios)</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gpsf0ltsuwml" w:id="72"/>
      <w:bookmarkEnd w:id="72"/>
      <w:r w:rsidDel="00000000" w:rsidR="00000000" w:rsidRPr="00000000">
        <w:rPr>
          <w:b w:val="1"/>
          <w:bCs w:val="1"/>
          <w:color w:val="000000"/>
          <w:sz w:val="26"/>
          <w:szCs w:val="26"/>
          <w:rtl w:val="0"/>
        </w:rPr>
        <w:t xml:space="preserve">Scenario A — Single smart assistant (MCP)</w:t>
      </w:r>
    </w:p>
    <w:p w:rsidR="00000000" w:rsidDel="00000000" w:rsidP="00000000" w:rsidRDefault="00000000" w:rsidRPr="00000000" w14:paraId="00000370">
      <w:pPr>
        <w:numPr>
          <w:ilvl w:val="0"/>
          <w:numId w:val="93"/>
        </w:numPr>
        <w:spacing w:after="0" w:afterAutospacing="0" w:before="240" w:lineRule="auto"/>
        <w:ind w:left="720" w:hanging="360"/>
      </w:pPr>
      <w:r w:rsidDel="00000000" w:rsidR="00000000" w:rsidRPr="00000000">
        <w:rPr>
          <w:rtl w:val="0"/>
        </w:rPr>
        <w:t xml:space="preserve">Business need: Allow customer support assistant to look up orders and issue refunds.</w:t>
        <w:br w:type="textWrapping"/>
      </w:r>
    </w:p>
    <w:p w:rsidR="00000000" w:rsidDel="00000000" w:rsidP="00000000" w:rsidRDefault="00000000" w:rsidRPr="00000000" w14:paraId="00000371">
      <w:pPr>
        <w:numPr>
          <w:ilvl w:val="0"/>
          <w:numId w:val="93"/>
        </w:numPr>
        <w:spacing w:after="0" w:afterAutospacing="0" w:before="0" w:beforeAutospacing="0" w:lineRule="auto"/>
        <w:ind w:left="720" w:hanging="360"/>
      </w:pPr>
      <w:r w:rsidDel="00000000" w:rsidR="00000000" w:rsidRPr="00000000">
        <w:rPr>
          <w:rtl w:val="0"/>
        </w:rPr>
        <w:t xml:space="preserve">Flow:</w:t>
        <w:br w:type="textWrapping"/>
      </w:r>
    </w:p>
    <w:p w:rsidR="00000000" w:rsidDel="00000000" w:rsidP="00000000" w:rsidRDefault="00000000" w:rsidRPr="00000000" w14:paraId="00000372">
      <w:pPr>
        <w:numPr>
          <w:ilvl w:val="1"/>
          <w:numId w:val="93"/>
        </w:numPr>
        <w:spacing w:after="0" w:afterAutospacing="0" w:before="0" w:beforeAutospacing="0" w:lineRule="auto"/>
        <w:ind w:left="1440" w:hanging="360"/>
      </w:pPr>
      <w:r w:rsidDel="00000000" w:rsidR="00000000" w:rsidRPr="00000000">
        <w:rPr>
          <w:rtl w:val="0"/>
        </w:rPr>
        <w:t xml:space="preserve">LLM is given MCP tool descriptions: </w:t>
      </w:r>
      <w:r w:rsidDel="00000000" w:rsidR="00000000" w:rsidRPr="00000000">
        <w:rPr>
          <w:rFonts w:ascii="Roboto Mono" w:cs="Roboto Mono" w:eastAsia="Roboto Mono" w:hAnsi="Roboto Mono"/>
          <w:color w:val="188038"/>
          <w:rtl w:val="0"/>
        </w:rPr>
        <w:t xml:space="preserve">getOrder(orderId)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issueRefund(orderId, amount)</w:t>
      </w:r>
      <w:r w:rsidDel="00000000" w:rsidR="00000000" w:rsidRPr="00000000">
        <w:rPr>
          <w:rtl w:val="0"/>
        </w:rPr>
        <w:t xml:space="preserve">.</w:t>
        <w:br w:type="textWrapping"/>
      </w:r>
    </w:p>
    <w:p w:rsidR="00000000" w:rsidDel="00000000" w:rsidP="00000000" w:rsidRDefault="00000000" w:rsidRPr="00000000" w14:paraId="00000373">
      <w:pPr>
        <w:numPr>
          <w:ilvl w:val="1"/>
          <w:numId w:val="93"/>
        </w:numPr>
        <w:spacing w:after="0" w:afterAutospacing="0" w:before="0" w:beforeAutospacing="0" w:lineRule="auto"/>
        <w:ind w:left="1440" w:hanging="360"/>
      </w:pPr>
      <w:r w:rsidDel="00000000" w:rsidR="00000000" w:rsidRPr="00000000">
        <w:rPr>
          <w:rtl w:val="0"/>
        </w:rPr>
        <w:t xml:space="preserve">User: “Refund order 123 for $50.”</w:t>
        <w:br w:type="textWrapping"/>
      </w:r>
    </w:p>
    <w:p w:rsidR="00000000" w:rsidDel="00000000" w:rsidP="00000000" w:rsidRDefault="00000000" w:rsidRPr="00000000" w14:paraId="00000374">
      <w:pPr>
        <w:numPr>
          <w:ilvl w:val="1"/>
          <w:numId w:val="93"/>
        </w:numPr>
        <w:spacing w:after="0" w:afterAutospacing="0" w:before="0" w:beforeAutospacing="0" w:lineRule="auto"/>
        <w:ind w:left="1440" w:hanging="360"/>
      </w:pPr>
      <w:r w:rsidDel="00000000" w:rsidR="00000000" w:rsidRPr="00000000">
        <w:rPr>
          <w:rtl w:val="0"/>
        </w:rPr>
        <w:t xml:space="preserve">LLM calls </w:t>
      </w:r>
      <w:r w:rsidDel="00000000" w:rsidR="00000000" w:rsidRPr="00000000">
        <w:rPr>
          <w:rFonts w:ascii="Roboto Mono" w:cs="Roboto Mono" w:eastAsia="Roboto Mono" w:hAnsi="Roboto Mono"/>
          <w:color w:val="188038"/>
          <w:rtl w:val="0"/>
        </w:rPr>
        <w:t xml:space="preserve">getOrder(123)</w:t>
      </w:r>
      <w:r w:rsidDel="00000000" w:rsidR="00000000" w:rsidRPr="00000000">
        <w:rPr>
          <w:rFonts w:ascii="Arial Unicode MS" w:cs="Arial Unicode MS" w:eastAsia="Arial Unicode MS" w:hAnsi="Arial Unicode MS"/>
          <w:rtl w:val="0"/>
        </w:rPr>
        <w:t xml:space="preserve"> → returns order details via MCP.</w:t>
        <w:br w:type="textWrapping"/>
      </w:r>
    </w:p>
    <w:p w:rsidR="00000000" w:rsidDel="00000000" w:rsidP="00000000" w:rsidRDefault="00000000" w:rsidRPr="00000000" w14:paraId="00000375">
      <w:pPr>
        <w:numPr>
          <w:ilvl w:val="1"/>
          <w:numId w:val="93"/>
        </w:numPr>
        <w:spacing w:after="0" w:afterAutospacing="0" w:before="0" w:beforeAutospacing="0" w:lineRule="auto"/>
        <w:ind w:left="1440" w:hanging="360"/>
      </w:pPr>
      <w:r w:rsidDel="00000000" w:rsidR="00000000" w:rsidRPr="00000000">
        <w:rPr>
          <w:rtl w:val="0"/>
        </w:rPr>
        <w:t xml:space="preserve">LLM calls </w:t>
      </w:r>
      <w:r w:rsidDel="00000000" w:rsidR="00000000" w:rsidRPr="00000000">
        <w:rPr>
          <w:rFonts w:ascii="Roboto Mono" w:cs="Roboto Mono" w:eastAsia="Roboto Mono" w:hAnsi="Roboto Mono"/>
          <w:color w:val="188038"/>
          <w:rtl w:val="0"/>
        </w:rPr>
        <w:t xml:space="preserve">issueRefund(123,50)</w:t>
      </w:r>
      <w:r w:rsidDel="00000000" w:rsidR="00000000" w:rsidRPr="00000000">
        <w:rPr>
          <w:rFonts w:ascii="Arial Unicode MS" w:cs="Arial Unicode MS" w:eastAsia="Arial Unicode MS" w:hAnsi="Arial Unicode MS"/>
          <w:rtl w:val="0"/>
        </w:rPr>
        <w:t xml:space="preserve"> → recorded and audited.</w:t>
        <w:br w:type="textWrapping"/>
      </w:r>
    </w:p>
    <w:p w:rsidR="00000000" w:rsidDel="00000000" w:rsidP="00000000" w:rsidRDefault="00000000" w:rsidRPr="00000000" w14:paraId="00000376">
      <w:pPr>
        <w:numPr>
          <w:ilvl w:val="0"/>
          <w:numId w:val="93"/>
        </w:numPr>
        <w:spacing w:after="240" w:before="0" w:beforeAutospacing="0" w:lineRule="auto"/>
        <w:ind w:left="720" w:hanging="360"/>
      </w:pPr>
      <w:r w:rsidDel="00000000" w:rsidR="00000000" w:rsidRPr="00000000">
        <w:rPr>
          <w:rtl w:val="0"/>
        </w:rPr>
        <w:t xml:space="preserve">This is MCP-centric: a single agent uses tools securely and audibly.</w:t>
      </w:r>
      <w:hyperlink r:id="rId2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4wgsodqgamhc" w:id="73"/>
      <w:bookmarkEnd w:id="73"/>
      <w:r w:rsidDel="00000000" w:rsidR="00000000" w:rsidRPr="00000000">
        <w:rPr>
          <w:b w:val="1"/>
          <w:bCs w:val="1"/>
          <w:color w:val="000000"/>
          <w:sz w:val="26"/>
          <w:szCs w:val="26"/>
          <w:rtl w:val="0"/>
        </w:rPr>
        <w:t xml:space="preserve">Scenario B — Multi-agent orchestration (A2A + MCP combined)</w:t>
      </w:r>
    </w:p>
    <w:p w:rsidR="00000000" w:rsidDel="00000000" w:rsidP="00000000" w:rsidRDefault="00000000" w:rsidRPr="00000000" w14:paraId="00000378">
      <w:pPr>
        <w:numPr>
          <w:ilvl w:val="0"/>
          <w:numId w:val="3"/>
        </w:numPr>
        <w:spacing w:after="0" w:afterAutospacing="0" w:before="240" w:lineRule="auto"/>
        <w:ind w:left="720" w:hanging="360"/>
      </w:pPr>
      <w:del w:author="Vignesh Murugan" w:id="1" w:date="2025-10-06T06:02:26Z">
        <w:r w:rsidDel="00000000" w:rsidR="00000000" w:rsidRPr="00000000">
          <w:rPr>
            <w:rtl w:val="0"/>
          </w:rPr>
          <w:delText xml:space="preserve">Business need: Automate employee relocation: Planner agent coordinates budget and travel agents.</w:delText>
          <w:br w:type="textWrapping"/>
        </w:r>
      </w:del>
      <w:r w:rsidDel="00000000" w:rsidR="00000000" w:rsidRPr="00000000">
        <w:rPr>
          <w:rtl w:val="0"/>
        </w:rPr>
      </w:r>
    </w:p>
    <w:p w:rsidR="00000000" w:rsidDel="00000000" w:rsidP="00000000" w:rsidRDefault="00000000" w:rsidRPr="00000000" w14:paraId="00000379">
      <w:pPr>
        <w:numPr>
          <w:ilvl w:val="0"/>
          <w:numId w:val="3"/>
        </w:numPr>
        <w:spacing w:after="0" w:afterAutospacing="0" w:before="0" w:beforeAutospacing="0" w:lineRule="auto"/>
        <w:ind w:left="720" w:hanging="360"/>
      </w:pPr>
      <w:ins w:author="Vignesh Murugan" w:id="1" w:date="2025-10-06T06:02:26Z">
        <w:r w:rsidDel="00000000" w:rsidR="00000000" w:rsidRPr="00000000">
          <w:rPr>
            <w:rtl w:val="0"/>
          </w:rPr>
          <w:t xml:space="preserve">Business need: Automate employee relocation: Planner agent coordinates budget and travel agents.</w:t>
          <w:br w:type="textWrapping"/>
        </w:r>
      </w:ins>
      <w:r w:rsidDel="00000000" w:rsidR="00000000" w:rsidRPr="00000000">
        <w:rPr>
          <w:rtl w:val="0"/>
        </w:rPr>
        <w:t xml:space="preserve">Flow:</w:t>
        <w:br w:type="textWrapping"/>
      </w:r>
    </w:p>
    <w:p w:rsidR="00000000" w:rsidDel="00000000" w:rsidP="00000000" w:rsidRDefault="00000000" w:rsidRPr="00000000" w14:paraId="0000037A">
      <w:pPr>
        <w:numPr>
          <w:ilvl w:val="1"/>
          <w:numId w:val="3"/>
        </w:numPr>
        <w:spacing w:after="0" w:afterAutospacing="0" w:before="0" w:beforeAutospacing="0" w:lineRule="auto"/>
        <w:ind w:left="1440" w:hanging="360"/>
      </w:pPr>
      <w:r w:rsidDel="00000000" w:rsidR="00000000" w:rsidRPr="00000000">
        <w:rPr>
          <w:b w:val="1"/>
          <w:bCs w:val="1"/>
          <w:rtl w:val="0"/>
        </w:rPr>
        <w:t xml:space="preserve">Planner agent</w:t>
      </w:r>
      <w:r w:rsidDel="00000000" w:rsidR="00000000" w:rsidRPr="00000000">
        <w:rPr>
          <w:rtl w:val="0"/>
        </w:rPr>
        <w:t xml:space="preserve"> (A) receives task “Relocate Alice”. It queries </w:t>
      </w:r>
      <w:r w:rsidDel="00000000" w:rsidR="00000000" w:rsidRPr="00000000">
        <w:rPr>
          <w:b w:val="1"/>
          <w:bCs w:val="1"/>
          <w:rtl w:val="0"/>
        </w:rPr>
        <w:t xml:space="preserve">Directory</w:t>
      </w:r>
      <w:r w:rsidDel="00000000" w:rsidR="00000000" w:rsidRPr="00000000">
        <w:rPr>
          <w:rtl w:val="0"/>
        </w:rPr>
        <w:t xml:space="preserve"> and finds </w:t>
      </w:r>
      <w:r w:rsidDel="00000000" w:rsidR="00000000" w:rsidRPr="00000000">
        <w:rPr>
          <w:b w:val="1"/>
          <w:bCs w:val="1"/>
          <w:rtl w:val="0"/>
        </w:rPr>
        <w:t xml:space="preserve">Travel agent</w:t>
      </w:r>
      <w:r w:rsidDel="00000000" w:rsidR="00000000" w:rsidRPr="00000000">
        <w:rPr>
          <w:rtl w:val="0"/>
        </w:rPr>
        <w:t xml:space="preserve"> (B) and </w:t>
      </w:r>
      <w:r w:rsidDel="00000000" w:rsidR="00000000" w:rsidRPr="00000000">
        <w:rPr>
          <w:b w:val="1"/>
          <w:bCs w:val="1"/>
          <w:rtl w:val="0"/>
        </w:rPr>
        <w:t xml:space="preserve">Finance agent</w:t>
      </w:r>
      <w:r w:rsidDel="00000000" w:rsidR="00000000" w:rsidRPr="00000000">
        <w:rPr>
          <w:rtl w:val="0"/>
        </w:rPr>
        <w:t xml:space="preserve"> (C). (A2A discovery)</w:t>
        <w:br w:type="textWrapping"/>
      </w:r>
    </w:p>
    <w:p w:rsidR="00000000" w:rsidDel="00000000" w:rsidP="00000000" w:rsidRDefault="00000000" w:rsidRPr="00000000" w14:paraId="0000037B">
      <w:pPr>
        <w:numPr>
          <w:ilvl w:val="1"/>
          <w:numId w:val="3"/>
        </w:numPr>
        <w:spacing w:after="0" w:afterAutospacing="0" w:before="0" w:beforeAutospacing="0" w:lineRule="auto"/>
        <w:ind w:left="1440" w:hanging="360"/>
      </w:pPr>
      <w:r w:rsidDel="00000000" w:rsidR="00000000" w:rsidRPr="00000000">
        <w:rPr>
          <w:rtl w:val="0"/>
        </w:rPr>
        <w:t xml:space="preserve">A sends booking task to B (A2A). B uses MCP to call hotel/airline booking APIs. B replies to A when booking completes.</w:t>
        <w:br w:type="textWrapping"/>
      </w:r>
    </w:p>
    <w:p w:rsidR="00000000" w:rsidDel="00000000" w:rsidP="00000000" w:rsidRDefault="00000000" w:rsidRPr="00000000" w14:paraId="0000037C">
      <w:pPr>
        <w:numPr>
          <w:ilvl w:val="1"/>
          <w:numId w:val="3"/>
        </w:numPr>
        <w:spacing w:after="0" w:afterAutospacing="0" w:before="0" w:beforeAutospacing="0" w:lineRule="auto"/>
        <w:ind w:left="1440" w:hanging="360"/>
      </w:pPr>
      <w:r w:rsidDel="00000000" w:rsidR="00000000" w:rsidRPr="00000000">
        <w:rPr>
          <w:rtl w:val="0"/>
        </w:rPr>
        <w:t xml:space="preserve">A sends cost approval to C (A2A). C uses MCP to create an expense and returns approval.</w:t>
        <w:br w:type="textWrapping"/>
      </w:r>
    </w:p>
    <w:p w:rsidR="00000000" w:rsidDel="00000000" w:rsidP="00000000" w:rsidRDefault="00000000" w:rsidRPr="00000000" w14:paraId="0000037D">
      <w:pPr>
        <w:numPr>
          <w:ilvl w:val="0"/>
          <w:numId w:val="3"/>
        </w:numPr>
        <w:spacing w:after="240" w:before="0" w:beforeAutospacing="0" w:lineRule="auto"/>
        <w:ind w:left="720" w:hanging="360"/>
      </w:pPr>
      <w:r w:rsidDel="00000000" w:rsidR="00000000" w:rsidRPr="00000000">
        <w:rPr>
          <w:rtl w:val="0"/>
        </w:rPr>
        <w:t xml:space="preserve">Here A2A handles agent collaboration; each agent uses MCP to reach external services.</w:t>
      </w:r>
      <w:hyperlink r:id="rId2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26"/>
          <w:szCs w:val="26"/>
        </w:rPr>
      </w:pPr>
      <w:bookmarkStart w:colFirst="0" w:colLast="0" w:name="_wiugvxhh0t5v" w:id="74"/>
      <w:bookmarkEnd w:id="74"/>
      <w:r w:rsidDel="00000000" w:rsidR="00000000" w:rsidRPr="00000000">
        <w:rPr>
          <w:b w:val="1"/>
          <w:bCs w:val="1"/>
          <w:sz w:val="26"/>
          <w:szCs w:val="26"/>
          <w:rtl w:val="0"/>
        </w:rPr>
        <w:t xml:space="preserve">Security, governance &amp; operational differences</w:t>
      </w:r>
    </w:p>
    <w:p w:rsidR="00000000" w:rsidDel="00000000" w:rsidP="00000000" w:rsidRDefault="00000000" w:rsidRPr="00000000" w14:paraId="00000380">
      <w:pPr>
        <w:numPr>
          <w:ilvl w:val="0"/>
          <w:numId w:val="46"/>
        </w:numPr>
        <w:spacing w:after="0" w:afterAutospacing="0" w:before="240" w:lineRule="auto"/>
        <w:ind w:left="720" w:hanging="360"/>
      </w:pPr>
      <w:r w:rsidDel="00000000" w:rsidR="00000000" w:rsidRPr="00000000">
        <w:rPr>
          <w:b w:val="1"/>
          <w:bCs w:val="1"/>
          <w:rtl w:val="0"/>
        </w:rPr>
        <w:t xml:space="preserve">MCP</w:t>
      </w:r>
      <w:r w:rsidDel="00000000" w:rsidR="00000000" w:rsidRPr="00000000">
        <w:rPr>
          <w:rtl w:val="0"/>
        </w:rPr>
        <w:t xml:space="preserve"> emphasizes tool-level RBAC, telemetry, and schema validation (who can call which tool, with what args). Useful for audit trails of model-driven side effects.</w:t>
      </w:r>
      <w:hyperlink r:id="rId2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81">
      <w:pPr>
        <w:numPr>
          <w:ilvl w:val="0"/>
          <w:numId w:val="46"/>
        </w:numPr>
        <w:spacing w:after="0" w:afterAutospacing="0" w:before="0" w:beforeAutospacing="0" w:lineRule="auto"/>
        <w:ind w:left="720" w:hanging="360"/>
      </w:pPr>
      <w:r w:rsidDel="00000000" w:rsidR="00000000" w:rsidRPr="00000000">
        <w:rPr>
          <w:b w:val="1"/>
          <w:bCs w:val="1"/>
          <w:rtl w:val="0"/>
        </w:rPr>
        <w:t xml:space="preserve">A2A</w:t>
      </w:r>
      <w:r w:rsidDel="00000000" w:rsidR="00000000" w:rsidRPr="00000000">
        <w:rPr>
          <w:rtl w:val="0"/>
        </w:rPr>
        <w:t xml:space="preserve"> requires agent identity, trust (which agent can accept tasks), message signing, and policies for delegation and resource access across agents.</w:t>
        <w:br w:type="textWrapping"/>
      </w:r>
    </w:p>
    <w:p w:rsidR="00000000" w:rsidDel="00000000" w:rsidP="00000000" w:rsidRDefault="00000000" w:rsidRPr="00000000" w14:paraId="00000382">
      <w:pPr>
        <w:numPr>
          <w:ilvl w:val="0"/>
          <w:numId w:val="46"/>
        </w:numPr>
        <w:spacing w:after="240" w:before="0" w:beforeAutospacing="0" w:lineRule="auto"/>
        <w:ind w:left="720" w:hanging="360"/>
      </w:pPr>
      <w:r w:rsidDel="00000000" w:rsidR="00000000" w:rsidRPr="00000000">
        <w:rPr>
          <w:b w:val="1"/>
          <w:bCs w:val="1"/>
          <w:rtl w:val="0"/>
        </w:rPr>
        <w:t xml:space="preserve">Combined</w:t>
      </w:r>
      <w:r w:rsidDel="00000000" w:rsidR="00000000" w:rsidRPr="00000000">
        <w:rPr>
          <w:rtl w:val="0"/>
        </w:rPr>
        <w:t xml:space="preserve">: an enterprise deployment often needs both: A2A for orchestration and MCP for safe tool execution.</w:t>
      </w:r>
    </w:p>
    <w:p w:rsidR="00000000" w:rsidDel="00000000" w:rsidP="00000000" w:rsidRDefault="00000000" w:rsidRPr="00000000" w14:paraId="00000383">
      <w:pPr>
        <w:pStyle w:val="Heading1"/>
        <w:keepNext w:val="0"/>
        <w:keepLines w:val="0"/>
        <w:spacing w:before="480" w:lineRule="auto"/>
        <w:rPr>
          <w:b w:val="1"/>
          <w:bCs w:val="1"/>
          <w:sz w:val="26"/>
          <w:szCs w:val="26"/>
        </w:rPr>
      </w:pPr>
      <w:bookmarkStart w:colFirst="0" w:colLast="0" w:name="_epw4xin30zsl" w:id="75"/>
      <w:bookmarkEnd w:id="75"/>
      <w:r w:rsidDel="00000000" w:rsidR="00000000" w:rsidRPr="00000000">
        <w:rPr>
          <w:b w:val="1"/>
          <w:bCs w:val="1"/>
          <w:sz w:val="26"/>
          <w:szCs w:val="26"/>
          <w:rtl w:val="0"/>
        </w:rPr>
        <w:t xml:space="preserve">Practical advice — which to pick / how to combine</w:t>
      </w:r>
    </w:p>
    <w:p w:rsidR="00000000" w:rsidDel="00000000" w:rsidP="00000000" w:rsidRDefault="00000000" w:rsidRPr="00000000" w14:paraId="00000384">
      <w:pPr>
        <w:numPr>
          <w:ilvl w:val="0"/>
          <w:numId w:val="2"/>
        </w:numPr>
        <w:spacing w:after="0" w:afterAutospacing="0" w:before="240" w:lineRule="auto"/>
        <w:ind w:left="720" w:hanging="360"/>
      </w:pPr>
      <w:r w:rsidDel="00000000" w:rsidR="00000000" w:rsidRPr="00000000">
        <w:rPr>
          <w:rtl w:val="0"/>
        </w:rPr>
        <w:t xml:space="preserve">If your goal is </w:t>
      </w:r>
      <w:r w:rsidDel="00000000" w:rsidR="00000000" w:rsidRPr="00000000">
        <w:rPr>
          <w:i w:val="1"/>
          <w:iCs w:val="1"/>
          <w:rtl w:val="0"/>
        </w:rPr>
        <w:t xml:space="preserve">one assistant</w:t>
      </w:r>
      <w:r w:rsidDel="00000000" w:rsidR="00000000" w:rsidRPr="00000000">
        <w:rPr>
          <w:rFonts w:ascii="Arial Unicode MS" w:cs="Arial Unicode MS" w:eastAsia="Arial Unicode MS" w:hAnsi="Arial Unicode MS"/>
          <w:rtl w:val="0"/>
        </w:rPr>
        <w:t xml:space="preserve"> that must act on systems (DBs, payments, searches) → start with </w:t>
      </w:r>
      <w:r w:rsidDel="00000000" w:rsidR="00000000" w:rsidRPr="00000000">
        <w:rPr>
          <w:b w:val="1"/>
          <w:bCs w:val="1"/>
          <w:rtl w:val="0"/>
        </w:rPr>
        <w:t xml:space="preserve">MCP</w:t>
      </w:r>
      <w:r w:rsidDel="00000000" w:rsidR="00000000" w:rsidRPr="00000000">
        <w:rPr>
          <w:rtl w:val="0"/>
        </w:rPr>
        <w:t xml:space="preserve">. Implement tool descriptors, RBAC, logging.</w:t>
      </w:r>
      <w:hyperlink r:id="rId2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85">
      <w:pPr>
        <w:numPr>
          <w:ilvl w:val="0"/>
          <w:numId w:val="2"/>
        </w:numPr>
        <w:spacing w:after="0" w:afterAutospacing="0" w:before="0" w:beforeAutospacing="0" w:lineRule="auto"/>
        <w:ind w:left="720" w:hanging="360"/>
      </w:pPr>
      <w:r w:rsidDel="00000000" w:rsidR="00000000" w:rsidRPr="00000000">
        <w:rPr>
          <w:rtl w:val="0"/>
        </w:rPr>
        <w:t xml:space="preserve">If your product needs </w:t>
      </w:r>
      <w:r w:rsidDel="00000000" w:rsidR="00000000" w:rsidRPr="00000000">
        <w:rPr>
          <w:i w:val="1"/>
          <w:iCs w:val="1"/>
          <w:rtl w:val="0"/>
        </w:rPr>
        <w:t xml:space="preserve">multiple specialized agents</w:t>
      </w:r>
      <w:r w:rsidDel="00000000" w:rsidR="00000000" w:rsidRPr="00000000">
        <w:rPr>
          <w:rtl w:val="0"/>
        </w:rPr>
        <w:t xml:space="preserve"> that need to coordinate (e.g., planner, researcher, executor), use </w:t>
      </w:r>
      <w:r w:rsidDel="00000000" w:rsidR="00000000" w:rsidRPr="00000000">
        <w:rPr>
          <w:b w:val="1"/>
          <w:bCs w:val="1"/>
          <w:rtl w:val="0"/>
        </w:rPr>
        <w:t xml:space="preserve">A2A</w:t>
      </w:r>
      <w:r w:rsidDel="00000000" w:rsidR="00000000" w:rsidRPr="00000000">
        <w:rPr>
          <w:rtl w:val="0"/>
        </w:rPr>
        <w:t xml:space="preserve"> for agent messaging and discovery.</w:t>
      </w:r>
      <w:hyperlink r:id="rId2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86">
      <w:pPr>
        <w:numPr>
          <w:ilvl w:val="0"/>
          <w:numId w:val="2"/>
        </w:numPr>
        <w:spacing w:after="240" w:before="0" w:beforeAutospacing="0" w:lineRule="auto"/>
        <w:ind w:left="720" w:hanging="360"/>
      </w:pPr>
      <w:r w:rsidDel="00000000" w:rsidR="00000000" w:rsidRPr="00000000">
        <w:rPr>
          <w:rtl w:val="0"/>
        </w:rPr>
        <w:t xml:space="preserve">For complex automation: </w:t>
      </w:r>
      <w:r w:rsidDel="00000000" w:rsidR="00000000" w:rsidRPr="00000000">
        <w:rPr>
          <w:b w:val="1"/>
          <w:bCs w:val="1"/>
          <w:rtl w:val="0"/>
        </w:rPr>
        <w:t xml:space="preserve">use both</w:t>
      </w:r>
      <w:r w:rsidDel="00000000" w:rsidR="00000000" w:rsidRPr="00000000">
        <w:rPr>
          <w:rtl w:val="0"/>
        </w:rPr>
        <w:t xml:space="preserve"> — A2A for agent choreography + MCP inside each agent to access systems. That’s the common recommended pattern.</w:t>
      </w:r>
    </w:p>
    <w:p w:rsidR="00000000" w:rsidDel="00000000" w:rsidP="00000000" w:rsidRDefault="00000000" w:rsidRPr="00000000" w14:paraId="00000387">
      <w:pPr>
        <w:pStyle w:val="Heading1"/>
        <w:keepNext w:val="0"/>
        <w:keepLines w:val="0"/>
        <w:spacing w:before="480" w:lineRule="auto"/>
        <w:rPr>
          <w:b w:val="1"/>
          <w:bCs w:val="1"/>
          <w:sz w:val="26"/>
          <w:szCs w:val="26"/>
        </w:rPr>
      </w:pPr>
      <w:bookmarkStart w:colFirst="0" w:colLast="0" w:name="_8y9xfpwupug0" w:id="76"/>
      <w:bookmarkEnd w:id="76"/>
      <w:r w:rsidDel="00000000" w:rsidR="00000000" w:rsidRPr="00000000">
        <w:rPr>
          <w:b w:val="1"/>
          <w:bCs w:val="1"/>
          <w:sz w:val="26"/>
          <w:szCs w:val="26"/>
          <w:rtl w:val="0"/>
        </w:rPr>
        <w:t xml:space="preserve">Quick checklist to get started</w:t>
      </w:r>
    </w:p>
    <w:p w:rsidR="00000000" w:rsidDel="00000000" w:rsidP="00000000" w:rsidRDefault="00000000" w:rsidRPr="00000000" w14:paraId="00000388">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Want single-agent tool access → implement MCP server, define tools, enable RBAC &amp; logging.</w:t>
      </w:r>
      <w:hyperlink r:id="rId2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89">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Want multi-agent workflows → implement A2A messaging, agent registry, identity &amp; policy controls.</w:t>
      </w:r>
      <w:hyperlink r:id="rId2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8A">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Need both → design A2A for orchestration and MCP for each agent’s tool access; ensure unified observability and consistent auth between layers.</w:t>
      </w:r>
    </w:p>
    <w:p w:rsidR="00000000" w:rsidDel="00000000" w:rsidP="00000000" w:rsidRDefault="00000000" w:rsidRPr="00000000" w14:paraId="0000038B">
      <w:pP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0"/>
          <w:szCs w:val="30"/>
        </w:rPr>
      </w:pPr>
      <w:bookmarkStart w:colFirst="0" w:colLast="0" w:name="_u9s0rgss9kbh" w:id="77"/>
      <w:bookmarkEnd w:id="77"/>
      <w:r w:rsidDel="00000000" w:rsidR="00000000" w:rsidRPr="00000000">
        <w:rPr>
          <w:b w:val="1"/>
          <w:bCs w:val="1"/>
          <w:sz w:val="30"/>
          <w:szCs w:val="30"/>
          <w:rtl w:val="0"/>
        </w:rPr>
        <w:t xml:space="preserve">What is MCP really?</w:t>
      </w:r>
    </w:p>
    <w:p w:rsidR="00000000" w:rsidDel="00000000" w:rsidP="00000000" w:rsidRDefault="00000000" w:rsidRPr="00000000" w14:paraId="0000038D">
      <w:pPr>
        <w:numPr>
          <w:ilvl w:val="0"/>
          <w:numId w:val="36"/>
        </w:numPr>
        <w:spacing w:after="0" w:afterAutospacing="0" w:before="240" w:lineRule="auto"/>
        <w:ind w:left="720" w:hanging="360"/>
      </w:pPr>
      <w:r w:rsidDel="00000000" w:rsidR="00000000" w:rsidRPr="00000000">
        <w:rPr>
          <w:b w:val="1"/>
          <w:bCs w:val="1"/>
          <w:rtl w:val="0"/>
        </w:rPr>
        <w:t xml:space="preserve">Model Context Protocol (MCP)</w:t>
      </w:r>
      <w:r w:rsidDel="00000000" w:rsidR="00000000" w:rsidRPr="00000000">
        <w:rPr>
          <w:rtl w:val="0"/>
        </w:rPr>
        <w:t xml:space="preserve"> is a </w:t>
      </w:r>
      <w:r w:rsidDel="00000000" w:rsidR="00000000" w:rsidRPr="00000000">
        <w:rPr>
          <w:b w:val="1"/>
          <w:bCs w:val="1"/>
          <w:rtl w:val="0"/>
        </w:rPr>
        <w:t xml:space="preserve">standardized way</w:t>
      </w:r>
      <w:r w:rsidDel="00000000" w:rsidR="00000000" w:rsidRPr="00000000">
        <w:rPr>
          <w:rtl w:val="0"/>
        </w:rPr>
        <w:t xml:space="preserve"> for LLMs/agents to discover and interact with tools, resources, or other agents.</w:t>
        <w:br w:type="textWrapping"/>
      </w:r>
    </w:p>
    <w:p w:rsidR="00000000" w:rsidDel="00000000" w:rsidP="00000000" w:rsidRDefault="00000000" w:rsidRPr="00000000" w14:paraId="0000038E">
      <w:pPr>
        <w:numPr>
          <w:ilvl w:val="0"/>
          <w:numId w:val="36"/>
        </w:numPr>
        <w:spacing w:after="0" w:afterAutospacing="0" w:before="0" w:beforeAutospacing="0" w:lineRule="auto"/>
        <w:ind w:left="720" w:hanging="360"/>
      </w:pPr>
      <w:r w:rsidDel="00000000" w:rsidR="00000000" w:rsidRPr="00000000">
        <w:rPr>
          <w:rtl w:val="0"/>
        </w:rPr>
        <w:t xml:space="preserve">It defines:</w:t>
        <w:br w:type="textWrapping"/>
      </w:r>
    </w:p>
    <w:p w:rsidR="00000000" w:rsidDel="00000000" w:rsidP="00000000" w:rsidRDefault="00000000" w:rsidRPr="00000000" w14:paraId="0000038F">
      <w:pPr>
        <w:numPr>
          <w:ilvl w:val="1"/>
          <w:numId w:val="36"/>
        </w:numPr>
        <w:spacing w:after="0" w:afterAutospacing="0" w:before="0" w:beforeAutospacing="0" w:lineRule="auto"/>
        <w:ind w:left="1440" w:hanging="360"/>
      </w:pPr>
      <w:r w:rsidDel="00000000" w:rsidR="00000000" w:rsidRPr="00000000">
        <w:rPr>
          <w:rtl w:val="0"/>
        </w:rPr>
        <w:t xml:space="preserve">A handshake (how tools/agents register themselves).</w:t>
        <w:br w:type="textWrapping"/>
      </w:r>
    </w:p>
    <w:p w:rsidR="00000000" w:rsidDel="00000000" w:rsidP="00000000" w:rsidRDefault="00000000" w:rsidRPr="00000000" w14:paraId="00000390">
      <w:pPr>
        <w:numPr>
          <w:ilvl w:val="1"/>
          <w:numId w:val="36"/>
        </w:numPr>
        <w:spacing w:after="0" w:afterAutospacing="0" w:before="0" w:beforeAutospacing="0" w:lineRule="auto"/>
        <w:ind w:left="1440" w:hanging="360"/>
      </w:pPr>
      <w:r w:rsidDel="00000000" w:rsidR="00000000" w:rsidRPr="00000000">
        <w:rPr>
          <w:rtl w:val="0"/>
        </w:rPr>
        <w:t xml:space="preserve">Schemas (what inputs/outputs look like).</w:t>
        <w:br w:type="textWrapping"/>
      </w:r>
    </w:p>
    <w:p w:rsidR="00000000" w:rsidDel="00000000" w:rsidP="00000000" w:rsidRDefault="00000000" w:rsidRPr="00000000" w14:paraId="00000391">
      <w:pPr>
        <w:numPr>
          <w:ilvl w:val="1"/>
          <w:numId w:val="36"/>
        </w:numPr>
        <w:spacing w:after="0" w:afterAutospacing="0" w:before="0" w:beforeAutospacing="0" w:lineRule="auto"/>
        <w:ind w:left="1440" w:hanging="360"/>
      </w:pPr>
      <w:r w:rsidDel="00000000" w:rsidR="00000000" w:rsidRPr="00000000">
        <w:rPr>
          <w:rtl w:val="0"/>
        </w:rPr>
        <w:t xml:space="preserve">Discovery (how an agent finds out “what tools exist and what they can do”).</w:t>
        <w:br w:type="textWrapping"/>
      </w:r>
    </w:p>
    <w:p w:rsidR="00000000" w:rsidDel="00000000" w:rsidP="00000000" w:rsidRDefault="00000000" w:rsidRPr="00000000" w14:paraId="00000392">
      <w:pPr>
        <w:numPr>
          <w:ilvl w:val="1"/>
          <w:numId w:val="3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Messaging format (structured exchange between model ↔ tool).</w:t>
        <w:br w:type="textWrapping"/>
      </w:r>
    </w:p>
    <w:p w:rsidR="00000000" w:rsidDel="00000000" w:rsidP="00000000" w:rsidRDefault="00000000" w:rsidRPr="00000000" w14:paraId="00000393">
      <w:pPr>
        <w:spacing w:after="240" w:before="240" w:lineRule="auto"/>
        <w:rPr/>
      </w:pPr>
      <w:r w:rsidDel="00000000" w:rsidR="00000000" w:rsidRPr="00000000">
        <w:rPr>
          <w:rtl w:val="0"/>
        </w:rPr>
        <w:t xml:space="preserve">Think of it like </w:t>
      </w:r>
      <w:r w:rsidDel="00000000" w:rsidR="00000000" w:rsidRPr="00000000">
        <w:rPr>
          <w:b w:val="1"/>
          <w:bCs w:val="1"/>
          <w:rtl w:val="0"/>
        </w:rPr>
        <w:t xml:space="preserve">USB for LLM tools</w:t>
      </w:r>
      <w:r w:rsidDel="00000000" w:rsidR="00000000" w:rsidRPr="00000000">
        <w:rPr>
          <w:rtl w:val="0"/>
        </w:rPr>
        <w:t xml:space="preserve"> — it’s a standard plug.</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0"/>
          <w:szCs w:val="30"/>
        </w:rPr>
      </w:pPr>
      <w:bookmarkStart w:colFirst="0" w:colLast="0" w:name="_3frg7wufzq77" w:id="78"/>
      <w:bookmarkEnd w:id="78"/>
      <w:r w:rsidDel="00000000" w:rsidR="00000000" w:rsidRPr="00000000">
        <w:rPr>
          <w:b w:val="1"/>
          <w:bCs w:val="1"/>
          <w:sz w:val="30"/>
          <w:szCs w:val="30"/>
          <w:rtl w:val="0"/>
        </w:rPr>
        <w:t xml:space="preserve">Do all tools need MCP?</w:t>
      </w:r>
    </w:p>
    <w:p w:rsidR="00000000" w:rsidDel="00000000" w:rsidP="00000000" w:rsidRDefault="00000000" w:rsidRPr="00000000" w14:paraId="00000396">
      <w:pPr>
        <w:numPr>
          <w:ilvl w:val="0"/>
          <w:numId w:val="31"/>
        </w:numPr>
        <w:spacing w:after="0" w:afterAutospacing="0" w:before="240" w:lineRule="auto"/>
        <w:ind w:left="720" w:hanging="360"/>
      </w:pPr>
      <w:r w:rsidDel="00000000" w:rsidR="00000000" w:rsidRPr="00000000">
        <w:rPr>
          <w:b w:val="1"/>
          <w:bCs w:val="1"/>
          <w:rtl w:val="0"/>
        </w:rPr>
        <w:t xml:space="preserve">No</w:t>
      </w:r>
      <w:r w:rsidDel="00000000" w:rsidR="00000000" w:rsidRPr="00000000">
        <w:rPr>
          <w:rtl w:val="0"/>
        </w:rPr>
        <w:t xml:space="preserve"> — tools can be integrated in </w:t>
      </w:r>
      <w:r w:rsidDel="00000000" w:rsidR="00000000" w:rsidRPr="00000000">
        <w:rPr>
          <w:b w:val="1"/>
          <w:bCs w:val="1"/>
          <w:rtl w:val="0"/>
        </w:rPr>
        <w:t xml:space="preserve">two ways</w:t>
      </w:r>
      <w:r w:rsidDel="00000000" w:rsidR="00000000" w:rsidRPr="00000000">
        <w:rPr>
          <w:rtl w:val="0"/>
        </w:rPr>
        <w:t xml:space="preserve">:</w:t>
        <w:br w:type="textWrapping"/>
      </w:r>
    </w:p>
    <w:p w:rsidR="00000000" w:rsidDel="00000000" w:rsidP="00000000" w:rsidRDefault="00000000" w:rsidRPr="00000000" w14:paraId="00000397">
      <w:pPr>
        <w:numPr>
          <w:ilvl w:val="1"/>
          <w:numId w:val="31"/>
        </w:numPr>
        <w:spacing w:after="240" w:before="0" w:beforeAutospacing="0" w:lineRule="auto"/>
        <w:ind w:left="1440" w:hanging="360"/>
      </w:pPr>
      <w:r w:rsidDel="00000000" w:rsidR="00000000" w:rsidRPr="00000000">
        <w:rPr>
          <w:b w:val="1"/>
          <w:bCs w:val="1"/>
          <w:rtl w:val="0"/>
        </w:rPr>
        <w:t xml:space="preserve">Native / Direct</w:t>
      </w:r>
      <w:r w:rsidDel="00000000" w:rsidR="00000000" w:rsidRPr="00000000">
        <w:rPr>
          <w:rtl w:val="0"/>
        </w:rPr>
        <w:t xml:space="preserve">: you hardcode or define tool schemas yourself (e.g. in LangChain, Autogen, or custom JSON schema).</w:t>
        <w:br w:type="textWrapping"/>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 "name": "searchFlights", "description": "Find flights", "parameters": {...} }</w:t>
      </w:r>
    </w:p>
    <w:p w:rsidR="00000000" w:rsidDel="00000000" w:rsidP="00000000" w:rsidRDefault="00000000" w:rsidRPr="00000000" w14:paraId="00000399">
      <w:pPr>
        <w:numPr>
          <w:ilvl w:val="2"/>
          <w:numId w:val="31"/>
        </w:numPr>
        <w:spacing w:after="0" w:afterAutospacing="0" w:before="240" w:lineRule="auto"/>
        <w:ind w:left="2160" w:hanging="360"/>
      </w:pPr>
      <w:r w:rsidDel="00000000" w:rsidR="00000000" w:rsidRPr="00000000">
        <w:rPr>
          <w:rtl w:val="0"/>
        </w:rPr>
        <w:t xml:space="preserve"> The LLM chooses this tool because you told it about it in the context.</w:t>
        <w:br w:type="textWrapping"/>
      </w:r>
    </w:p>
    <w:p w:rsidR="00000000" w:rsidDel="00000000" w:rsidP="00000000" w:rsidRDefault="00000000" w:rsidRPr="00000000" w14:paraId="0000039A">
      <w:pPr>
        <w:numPr>
          <w:ilvl w:val="2"/>
          <w:numId w:val="31"/>
        </w:numPr>
        <w:spacing w:after="0" w:afterAutospacing="0" w:before="0" w:beforeAutospacing="0" w:lineRule="auto"/>
        <w:ind w:left="2160" w:hanging="360"/>
      </w:pPr>
      <w:r w:rsidDel="00000000" w:rsidR="00000000" w:rsidRPr="00000000">
        <w:rPr>
          <w:rtl w:val="0"/>
        </w:rPr>
        <w:t xml:space="preserve">Here, no MCP is needed.</w:t>
        <w:br w:type="textWrapping"/>
      </w:r>
    </w:p>
    <w:p w:rsidR="00000000" w:rsidDel="00000000" w:rsidP="00000000" w:rsidRDefault="00000000" w:rsidRPr="00000000" w14:paraId="0000039B">
      <w:pPr>
        <w:numPr>
          <w:ilvl w:val="1"/>
          <w:numId w:val="31"/>
        </w:numPr>
        <w:spacing w:after="0" w:afterAutospacing="0" w:before="0" w:beforeAutospacing="0" w:lineRule="auto"/>
        <w:ind w:left="1440" w:hanging="360"/>
      </w:pPr>
      <w:r w:rsidDel="00000000" w:rsidR="00000000" w:rsidRPr="00000000">
        <w:rPr>
          <w:b w:val="1"/>
          <w:bCs w:val="1"/>
          <w:rtl w:val="0"/>
        </w:rPr>
        <w:t xml:space="preserve">MCP-based</w:t>
      </w:r>
      <w:r w:rsidDel="00000000" w:rsidR="00000000" w:rsidRPr="00000000">
        <w:rPr>
          <w:rtl w:val="0"/>
        </w:rPr>
        <w:t xml:space="preserve">: the tool exposes itself via the MCP standard.</w:t>
        <w:br w:type="textWrapping"/>
      </w:r>
    </w:p>
    <w:p w:rsidR="00000000" w:rsidDel="00000000" w:rsidP="00000000" w:rsidRDefault="00000000" w:rsidRPr="00000000" w14:paraId="0000039C">
      <w:pPr>
        <w:numPr>
          <w:ilvl w:val="2"/>
          <w:numId w:val="31"/>
        </w:numPr>
        <w:spacing w:after="0" w:afterAutospacing="0" w:before="0" w:beforeAutospacing="0" w:lineRule="auto"/>
        <w:ind w:left="2160" w:hanging="360"/>
      </w:pPr>
      <w:r w:rsidDel="00000000" w:rsidR="00000000" w:rsidRPr="00000000">
        <w:rPr>
          <w:rtl w:val="0"/>
        </w:rPr>
        <w:t xml:space="preserve">Agents can dynamically discover tools/resources without you manually wiring them.</w:t>
        <w:br w:type="textWrapping"/>
      </w:r>
    </w:p>
    <w:p w:rsidR="00000000" w:rsidDel="00000000" w:rsidP="00000000" w:rsidRDefault="00000000" w:rsidRPr="00000000" w14:paraId="0000039D">
      <w:pPr>
        <w:numPr>
          <w:ilvl w:val="2"/>
          <w:numId w:val="3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Example: “calendar agent” registers via MCP → Planner automatically knows it exists.</w:t>
        <w:br w:type="textWrapping"/>
      </w:r>
    </w:p>
    <w:p w:rsidR="00000000" w:rsidDel="00000000" w:rsidP="00000000" w:rsidRDefault="00000000" w:rsidRPr="00000000" w14:paraId="0000039E">
      <w:pPr>
        <w:spacing w:after="240" w:before="240" w:lineRule="auto"/>
        <w:rPr/>
      </w:pPr>
      <w:r w:rsidDel="00000000" w:rsidR="00000000" w:rsidRPr="00000000">
        <w:rPr>
          <w:rtl w:val="0"/>
        </w:rPr>
        <w:t xml:space="preserve">So </w:t>
      </w:r>
      <w:r w:rsidDel="00000000" w:rsidR="00000000" w:rsidRPr="00000000">
        <w:rPr>
          <w:b w:val="1"/>
          <w:bCs w:val="1"/>
          <w:rtl w:val="0"/>
        </w:rPr>
        <w:t xml:space="preserve">MCP is not mandatory</w:t>
      </w:r>
      <w:r w:rsidDel="00000000" w:rsidR="00000000" w:rsidRPr="00000000">
        <w:rPr>
          <w:rtl w:val="0"/>
        </w:rPr>
        <w:t xml:space="preserve"> — it just makes your system more </w:t>
      </w:r>
      <w:r w:rsidDel="00000000" w:rsidR="00000000" w:rsidRPr="00000000">
        <w:rPr>
          <w:b w:val="1"/>
          <w:bCs w:val="1"/>
          <w:rtl w:val="0"/>
        </w:rPr>
        <w:t xml:space="preserve">interoperable and dynamic</w:t>
      </w:r>
      <w:r w:rsidDel="00000000" w:rsidR="00000000" w:rsidRPr="00000000">
        <w:rPr>
          <w:rtl w:val="0"/>
        </w:rPr>
        <w:t xml:space="preserv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0"/>
          <w:szCs w:val="30"/>
        </w:rPr>
      </w:pPr>
      <w:bookmarkStart w:colFirst="0" w:colLast="0" w:name="_vzr8973wu4jm" w:id="79"/>
      <w:bookmarkEnd w:id="79"/>
      <w:r w:rsidDel="00000000" w:rsidR="00000000" w:rsidRPr="00000000">
        <w:rPr>
          <w:b w:val="1"/>
          <w:bCs w:val="1"/>
          <w:sz w:val="30"/>
          <w:szCs w:val="30"/>
          <w:rtl w:val="0"/>
        </w:rPr>
        <w:t xml:space="preserve">When MCP helps</w:t>
      </w:r>
    </w:p>
    <w:p w:rsidR="00000000" w:rsidDel="00000000" w:rsidP="00000000" w:rsidRDefault="00000000" w:rsidRPr="00000000" w14:paraId="000003A1">
      <w:pPr>
        <w:numPr>
          <w:ilvl w:val="0"/>
          <w:numId w:val="83"/>
        </w:numPr>
        <w:spacing w:after="0" w:afterAutospacing="0" w:before="240" w:lineRule="auto"/>
        <w:ind w:left="720" w:hanging="360"/>
      </w:pPr>
      <w:r w:rsidDel="00000000" w:rsidR="00000000" w:rsidRPr="00000000">
        <w:rPr>
          <w:rtl w:val="0"/>
        </w:rPr>
        <w:t xml:space="preserve">If you have </w:t>
      </w:r>
      <w:r w:rsidDel="00000000" w:rsidR="00000000" w:rsidRPr="00000000">
        <w:rPr>
          <w:b w:val="1"/>
          <w:bCs w:val="1"/>
          <w:rtl w:val="0"/>
        </w:rPr>
        <w:t xml:space="preserve">many tools and agents</w:t>
      </w:r>
      <w:r w:rsidDel="00000000" w:rsidR="00000000" w:rsidRPr="00000000">
        <w:rPr>
          <w:rtl w:val="0"/>
        </w:rPr>
        <w:t xml:space="preserve"> across systems and don’t want to hardcode them.</w:t>
        <w:br w:type="textWrapping"/>
      </w:r>
    </w:p>
    <w:p w:rsidR="00000000" w:rsidDel="00000000" w:rsidP="00000000" w:rsidRDefault="00000000" w:rsidRPr="00000000" w14:paraId="000003A2">
      <w:pPr>
        <w:numPr>
          <w:ilvl w:val="0"/>
          <w:numId w:val="83"/>
        </w:numPr>
        <w:spacing w:after="0" w:afterAutospacing="0" w:before="0" w:beforeAutospacing="0" w:lineRule="auto"/>
        <w:ind w:left="720" w:hanging="360"/>
      </w:pPr>
      <w:r w:rsidDel="00000000" w:rsidR="00000000" w:rsidRPr="00000000">
        <w:rPr>
          <w:rtl w:val="0"/>
        </w:rPr>
        <w:t xml:space="preserve">If you want tools to be </w:t>
      </w:r>
      <w:r w:rsidDel="00000000" w:rsidR="00000000" w:rsidRPr="00000000">
        <w:rPr>
          <w:b w:val="1"/>
          <w:bCs w:val="1"/>
          <w:rtl w:val="0"/>
        </w:rPr>
        <w:t xml:space="preserve">portable</w:t>
      </w:r>
      <w:r w:rsidDel="00000000" w:rsidR="00000000" w:rsidRPr="00000000">
        <w:rPr>
          <w:rtl w:val="0"/>
        </w:rPr>
        <w:t xml:space="preserve"> across frameworks (LangChain, Semantic Kernel, etc.).</w:t>
        <w:br w:type="textWrapping"/>
      </w:r>
    </w:p>
    <w:p w:rsidR="00000000" w:rsidDel="00000000" w:rsidP="00000000" w:rsidRDefault="00000000" w:rsidRPr="00000000" w14:paraId="000003A3">
      <w:pPr>
        <w:numPr>
          <w:ilvl w:val="0"/>
          <w:numId w:val="83"/>
        </w:numPr>
        <w:spacing w:after="240" w:before="0" w:beforeAutospacing="0" w:lineRule="auto"/>
        <w:ind w:left="720" w:hanging="360"/>
      </w:pPr>
      <w:r w:rsidDel="00000000" w:rsidR="00000000" w:rsidRPr="00000000">
        <w:rPr>
          <w:rtl w:val="0"/>
        </w:rPr>
        <w:t xml:space="preserve">If you want </w:t>
      </w:r>
      <w:r w:rsidDel="00000000" w:rsidR="00000000" w:rsidRPr="00000000">
        <w:rPr>
          <w:b w:val="1"/>
          <w:bCs w:val="1"/>
          <w:rtl w:val="0"/>
        </w:rPr>
        <w:t xml:space="preserve">runtime discovery</w:t>
      </w:r>
      <w:r w:rsidDel="00000000" w:rsidR="00000000" w:rsidRPr="00000000">
        <w:rPr>
          <w:rtl w:val="0"/>
        </w:rPr>
        <w:t xml:space="preserve"> of tools instead of static configuration.</w:t>
        <w:br w:type="textWrapping"/>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0"/>
          <w:szCs w:val="30"/>
        </w:rPr>
      </w:pPr>
      <w:bookmarkStart w:colFirst="0" w:colLast="0" w:name="_ak00co6cyf94" w:id="80"/>
      <w:bookmarkEnd w:id="80"/>
      <w:r w:rsidDel="00000000" w:rsidR="00000000" w:rsidRPr="00000000">
        <w:rPr>
          <w:b w:val="1"/>
          <w:bCs w:val="1"/>
          <w:sz w:val="30"/>
          <w:szCs w:val="30"/>
          <w:rtl w:val="0"/>
        </w:rPr>
        <w:t xml:space="preserve">Analogy</w:t>
      </w:r>
    </w:p>
    <w:p w:rsidR="00000000" w:rsidDel="00000000" w:rsidP="00000000" w:rsidRDefault="00000000" w:rsidRPr="00000000" w14:paraId="000003A6">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Without MCP → you hardcode function calls, like writing your own API client.</w:t>
        <w:br w:type="textWrapping"/>
      </w:r>
    </w:p>
    <w:p w:rsidR="00000000" w:rsidDel="00000000" w:rsidP="00000000" w:rsidRDefault="00000000" w:rsidRPr="00000000" w14:paraId="000003A7">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 MCP → you use a standard protocol (like REST or gRPC), so everything just plugs in.</w:t>
        <w:br w:type="textWrapping"/>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Summary</w:t>
      </w:r>
      <w:r w:rsidDel="00000000" w:rsidR="00000000" w:rsidRPr="00000000">
        <w:rPr>
          <w:sz w:val="30"/>
          <w:szCs w:val="30"/>
          <w:rtl w:val="0"/>
        </w:rPr>
        <w:t xml:space="preserve">:</w:t>
      </w:r>
    </w:p>
    <w:p w:rsidR="00000000" w:rsidDel="00000000" w:rsidP="00000000" w:rsidRDefault="00000000" w:rsidRPr="00000000" w14:paraId="000003AA">
      <w:pPr>
        <w:numPr>
          <w:ilvl w:val="0"/>
          <w:numId w:val="56"/>
        </w:numPr>
        <w:spacing w:after="0" w:afterAutospacing="0" w:before="240" w:lineRule="auto"/>
        <w:ind w:left="720" w:hanging="360"/>
      </w:pPr>
      <w:r w:rsidDel="00000000" w:rsidR="00000000" w:rsidRPr="00000000">
        <w:rPr>
          <w:rtl w:val="0"/>
        </w:rPr>
        <w:t xml:space="preserve">Tools don’t </w:t>
      </w:r>
      <w:r w:rsidDel="00000000" w:rsidR="00000000" w:rsidRPr="00000000">
        <w:rPr>
          <w:i w:val="1"/>
          <w:iCs w:val="1"/>
          <w:rtl w:val="0"/>
        </w:rPr>
        <w:t xml:space="preserve">need</w:t>
      </w:r>
      <w:r w:rsidDel="00000000" w:rsidR="00000000" w:rsidRPr="00000000">
        <w:rPr>
          <w:rtl w:val="0"/>
        </w:rPr>
        <w:t xml:space="preserve"> MCP.</w:t>
        <w:br w:type="textWrapping"/>
      </w:r>
    </w:p>
    <w:p w:rsidR="00000000" w:rsidDel="00000000" w:rsidP="00000000" w:rsidRDefault="00000000" w:rsidRPr="00000000" w14:paraId="000003AB">
      <w:pPr>
        <w:numPr>
          <w:ilvl w:val="0"/>
          <w:numId w:val="56"/>
        </w:numPr>
        <w:spacing w:after="0" w:afterAutospacing="0" w:before="0" w:beforeAutospacing="0" w:lineRule="auto"/>
        <w:ind w:left="720" w:hanging="360"/>
      </w:pPr>
      <w:r w:rsidDel="00000000" w:rsidR="00000000" w:rsidRPr="00000000">
        <w:rPr>
          <w:rtl w:val="0"/>
        </w:rPr>
        <w:t xml:space="preserve">MCP makes tools </w:t>
      </w:r>
      <w:r w:rsidDel="00000000" w:rsidR="00000000" w:rsidRPr="00000000">
        <w:rPr>
          <w:b w:val="1"/>
          <w:bCs w:val="1"/>
          <w:rtl w:val="0"/>
        </w:rPr>
        <w:t xml:space="preserve">discoverable, pluggable, reusable</w:t>
      </w:r>
      <w:r w:rsidDel="00000000" w:rsidR="00000000" w:rsidRPr="00000000">
        <w:rPr>
          <w:rtl w:val="0"/>
        </w:rPr>
        <w:t xml:space="preserve">.</w:t>
        <w:br w:type="textWrapping"/>
      </w:r>
    </w:p>
    <w:p w:rsidR="00000000" w:rsidDel="00000000" w:rsidP="00000000" w:rsidRDefault="00000000" w:rsidRPr="00000000" w14:paraId="000003AC">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 a small controlled set of tools → static schemas are enough.</w:t>
        <w:br w:type="textWrapping"/>
      </w:r>
    </w:p>
    <w:p w:rsidR="00000000" w:rsidDel="00000000" w:rsidP="00000000" w:rsidRDefault="00000000" w:rsidRPr="00000000" w14:paraId="000003AD">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 a large dynamic agent ecosystem → MCP shines.</w:t>
      </w:r>
    </w:p>
    <w:p w:rsidR="00000000" w:rsidDel="00000000" w:rsidP="00000000" w:rsidRDefault="00000000" w:rsidRPr="00000000" w14:paraId="000003AE">
      <w:pPr>
        <w:pStyle w:val="Heading1"/>
        <w:keepNext w:val="0"/>
        <w:keepLines w:val="0"/>
        <w:spacing w:before="480" w:lineRule="auto"/>
        <w:rPr>
          <w:rFonts w:ascii="Roboto Mono" w:cs="Roboto Mono" w:eastAsia="Roboto Mono" w:hAnsi="Roboto Mono"/>
          <w:b w:val="1"/>
          <w:bCs w:val="1"/>
          <w:color w:val="188038"/>
          <w:sz w:val="30"/>
          <w:szCs w:val="30"/>
        </w:rPr>
      </w:pPr>
      <w:bookmarkStart w:colFirst="0" w:colLast="0" w:name="_orun4ql7r4n9" w:id="81"/>
      <w:bookmarkEnd w:id="81"/>
      <w:r w:rsidDel="00000000" w:rsidR="00000000" w:rsidRPr="00000000">
        <w:rPr>
          <w:b w:val="1"/>
          <w:bCs w:val="1"/>
          <w:sz w:val="30"/>
          <w:szCs w:val="30"/>
          <w:rtl w:val="0"/>
        </w:rPr>
        <w:t xml:space="preserve">Example Tool: </w:t>
      </w:r>
      <w:r w:rsidDel="00000000" w:rsidR="00000000" w:rsidRPr="00000000">
        <w:rPr>
          <w:rFonts w:ascii="Roboto Mono" w:cs="Roboto Mono" w:eastAsia="Roboto Mono" w:hAnsi="Roboto Mono"/>
          <w:b w:val="1"/>
          <w:bCs w:val="1"/>
          <w:color w:val="188038"/>
          <w:sz w:val="30"/>
          <w:szCs w:val="30"/>
          <w:rtl w:val="0"/>
        </w:rPr>
        <w:t xml:space="preserve">searchFlights</w:t>
      </w:r>
    </w:p>
    <w:p w:rsidR="00000000" w:rsidDel="00000000" w:rsidP="00000000" w:rsidRDefault="00000000" w:rsidRPr="00000000" w14:paraId="000003AF">
      <w:pPr>
        <w:spacing w:after="240" w:before="240" w:lineRule="auto"/>
        <w:rPr/>
      </w:pPr>
      <w:r w:rsidDel="00000000" w:rsidR="00000000" w:rsidRPr="00000000">
        <w:rPr>
          <w:rtl w:val="0"/>
        </w:rPr>
        <w:t xml:space="preserve">Imagine we have a tool that finds flights between two cities.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26"/>
          <w:szCs w:val="26"/>
        </w:rPr>
      </w:pPr>
      <w:bookmarkStart w:colFirst="0" w:colLast="0" w:name="_ts92s0mokhp1" w:id="82"/>
      <w:bookmarkEnd w:id="82"/>
      <w:r w:rsidDel="00000000" w:rsidR="00000000" w:rsidRPr="00000000">
        <w:rPr>
          <w:b w:val="1"/>
          <w:bCs w:val="1"/>
          <w:sz w:val="26"/>
          <w:szCs w:val="26"/>
          <w:rtl w:val="0"/>
        </w:rPr>
        <w:t xml:space="preserve">1. Without MCP (Static Tool Definition)</w:t>
      </w:r>
    </w:p>
    <w:p w:rsidR="00000000" w:rsidDel="00000000" w:rsidP="00000000" w:rsidRDefault="00000000" w:rsidRPr="00000000" w14:paraId="000003B2">
      <w:pPr>
        <w:spacing w:after="240" w:before="240" w:lineRule="auto"/>
        <w:rPr/>
      </w:pPr>
      <w:r w:rsidDel="00000000" w:rsidR="00000000" w:rsidRPr="00000000">
        <w:rPr>
          <w:rtl w:val="0"/>
        </w:rPr>
        <w:t xml:space="preserve">Here, you hardcode the tool’s schema and pass it to your agent framework (e.g. LangChain, LiteLLM, custom agent).</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tools = [</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"searchFlights",</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"Find flights between two cities",</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{"type": "string", "description": "Departure airport code"},</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 {"type": "string", "description": "Arrival airport code"},</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{"type": "string", "description": "Flight date in YYYY-MM-DD"}</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["from", "to", "date"]</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 you pass `tools` to your LLM agent at runtime</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agent.run(user_prompt, tools=tools)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 Here:</w:t>
      </w:r>
    </w:p>
    <w:p w:rsidR="00000000" w:rsidDel="00000000" w:rsidP="00000000" w:rsidRDefault="00000000" w:rsidRPr="00000000" w14:paraId="000003C7">
      <w:pPr>
        <w:numPr>
          <w:ilvl w:val="0"/>
          <w:numId w:val="18"/>
        </w:numPr>
        <w:spacing w:after="0" w:afterAutospacing="0" w:before="240" w:lineRule="auto"/>
        <w:ind w:left="720" w:hanging="360"/>
      </w:pPr>
      <w:r w:rsidDel="00000000" w:rsidR="00000000" w:rsidRPr="00000000">
        <w:rPr>
          <w:rtl w:val="0"/>
        </w:rPr>
        <w:t xml:space="preserve">You define the tool schema manually.</w:t>
        <w:br w:type="textWrapping"/>
      </w:r>
    </w:p>
    <w:p w:rsidR="00000000" w:rsidDel="00000000" w:rsidP="00000000" w:rsidRDefault="00000000" w:rsidRPr="00000000" w14:paraId="000003C8">
      <w:pPr>
        <w:numPr>
          <w:ilvl w:val="0"/>
          <w:numId w:val="18"/>
        </w:numPr>
        <w:spacing w:after="0" w:afterAutospacing="0" w:before="0" w:beforeAutospacing="0" w:lineRule="auto"/>
        <w:ind w:left="720" w:hanging="360"/>
      </w:pPr>
      <w:r w:rsidDel="00000000" w:rsidR="00000000" w:rsidRPr="00000000">
        <w:rPr>
          <w:rtl w:val="0"/>
        </w:rPr>
        <w:t xml:space="preserve">The agent/LLM knows only what you give it.</w:t>
        <w:br w:type="textWrapping"/>
      </w:r>
    </w:p>
    <w:p w:rsidR="00000000" w:rsidDel="00000000" w:rsidP="00000000" w:rsidRDefault="00000000" w:rsidRPr="00000000" w14:paraId="000003C9">
      <w:pPr>
        <w:numPr>
          <w:ilvl w:val="0"/>
          <w:numId w:val="18"/>
        </w:numPr>
        <w:spacing w:after="240" w:before="0" w:beforeAutospacing="0" w:lineRule="auto"/>
        <w:ind w:left="720" w:hanging="360"/>
      </w:pPr>
      <w:r w:rsidDel="00000000" w:rsidR="00000000" w:rsidRPr="00000000">
        <w:rPr>
          <w:rtl w:val="0"/>
        </w:rPr>
        <w:t xml:space="preserve">Adding a new tool requires code/config changes.</w:t>
        <w:br w:type="textWrapping"/>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26"/>
          <w:szCs w:val="26"/>
        </w:rPr>
      </w:pPr>
      <w:bookmarkStart w:colFirst="0" w:colLast="0" w:name="_me8ek6nryhc7" w:id="83"/>
      <w:bookmarkEnd w:id="83"/>
      <w:r w:rsidDel="00000000" w:rsidR="00000000" w:rsidRPr="00000000">
        <w:rPr>
          <w:b w:val="1"/>
          <w:bCs w:val="1"/>
          <w:sz w:val="26"/>
          <w:szCs w:val="26"/>
          <w:rtl w:val="0"/>
        </w:rPr>
        <w:t xml:space="preserve">2. With MCP (Dynamic Tool Discovery)</w:t>
      </w:r>
    </w:p>
    <w:p w:rsidR="00000000" w:rsidDel="00000000" w:rsidP="00000000" w:rsidRDefault="00000000" w:rsidRPr="00000000" w14:paraId="000003CC">
      <w:pPr>
        <w:spacing w:after="240" w:before="240" w:lineRule="auto"/>
        <w:rPr/>
      </w:pPr>
      <w:r w:rsidDel="00000000" w:rsidR="00000000" w:rsidRPr="00000000">
        <w:rPr>
          <w:rtl w:val="0"/>
        </w:rPr>
        <w:t xml:space="preserve">With </w:t>
      </w:r>
      <w:r w:rsidDel="00000000" w:rsidR="00000000" w:rsidRPr="00000000">
        <w:rPr>
          <w:b w:val="1"/>
          <w:bCs w:val="1"/>
          <w:rtl w:val="0"/>
        </w:rPr>
        <w:t xml:space="preserve">Model Context Protocol</w:t>
      </w:r>
      <w:r w:rsidDel="00000000" w:rsidR="00000000" w:rsidRPr="00000000">
        <w:rPr>
          <w:rtl w:val="0"/>
        </w:rPr>
        <w:t xml:space="preserve">, the tool “registers itself” and provides its schema to the agent dynamically.</w:t>
      </w:r>
    </w:p>
    <w:p w:rsidR="00000000" w:rsidDel="00000000" w:rsidP="00000000" w:rsidRDefault="00000000" w:rsidRPr="00000000" w14:paraId="000003CD">
      <w:pPr>
        <w:spacing w:after="240" w:before="240" w:lineRule="auto"/>
        <w:rPr/>
      </w:pPr>
      <w:r w:rsidDel="00000000" w:rsidR="00000000" w:rsidRPr="00000000">
        <w:rPr>
          <w:rtl w:val="0"/>
        </w:rPr>
        <w:t xml:space="preserve">Example MCP JSON response (simplified):</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"tool",</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"searchFlights",</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"Find flights between two cities",</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"input_schema": {</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{"type": "string"},</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 {"type": "string"},</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{"type": "string"}</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["from", "to", "date"]</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And the agent would “discover” it like:</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available_tools = mcp_client.discover()</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[searchFlights, addCalendarEvent, cancelFlight]</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agent.run(user_prompt, tools=available_tools)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 Here:</w:t>
      </w:r>
    </w:p>
    <w:p w:rsidR="00000000" w:rsidDel="00000000" w:rsidP="00000000" w:rsidRDefault="00000000" w:rsidRPr="00000000" w14:paraId="000003E4">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tool announces itself</w:t>
      </w:r>
      <w:r w:rsidDel="00000000" w:rsidR="00000000" w:rsidRPr="00000000">
        <w:rPr>
          <w:rtl w:val="0"/>
        </w:rPr>
        <w:t xml:space="preserve"> (no manual hardcoding).</w:t>
        <w:br w:type="textWrapping"/>
      </w:r>
    </w:p>
    <w:p w:rsidR="00000000" w:rsidDel="00000000" w:rsidP="00000000" w:rsidRDefault="00000000" w:rsidRPr="00000000" w14:paraId="000003E5">
      <w:pPr>
        <w:numPr>
          <w:ilvl w:val="0"/>
          <w:numId w:val="12"/>
        </w:numPr>
        <w:spacing w:after="0" w:afterAutospacing="0" w:before="0" w:beforeAutospacing="0" w:lineRule="auto"/>
        <w:ind w:left="720" w:hanging="360"/>
      </w:pPr>
      <w:r w:rsidDel="00000000" w:rsidR="00000000" w:rsidRPr="00000000">
        <w:rPr>
          <w:rtl w:val="0"/>
        </w:rPr>
        <w:t xml:space="preserve">Agents can query a registry or directly discover tools over MCP.</w:t>
        <w:br w:type="textWrapping"/>
      </w:r>
    </w:p>
    <w:p w:rsidR="00000000" w:rsidDel="00000000" w:rsidP="00000000" w:rsidRDefault="00000000" w:rsidRPr="00000000" w14:paraId="000003E6">
      <w:pPr>
        <w:numPr>
          <w:ilvl w:val="0"/>
          <w:numId w:val="12"/>
        </w:numPr>
        <w:spacing w:after="240" w:before="0" w:beforeAutospacing="0" w:lineRule="auto"/>
        <w:ind w:left="720" w:hanging="360"/>
      </w:pPr>
      <w:r w:rsidDel="00000000" w:rsidR="00000000" w:rsidRPr="00000000">
        <w:rPr>
          <w:rtl w:val="0"/>
        </w:rPr>
        <w:t xml:space="preserve">You can plug in new tools without changing the agent’s core code.</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0"/>
          <w:szCs w:val="30"/>
        </w:rPr>
      </w:pPr>
      <w:bookmarkStart w:colFirst="0" w:colLast="0" w:name="_j9uen1b0sz76" w:id="84"/>
      <w:bookmarkEnd w:id="84"/>
      <w:r w:rsidDel="00000000" w:rsidR="00000000" w:rsidRPr="00000000">
        <w:rPr>
          <w:b w:val="1"/>
          <w:bCs w:val="1"/>
          <w:sz w:val="30"/>
          <w:szCs w:val="30"/>
          <w:rtl w:val="0"/>
        </w:rPr>
        <w:t xml:space="preserve">🚀 Key Difference</w:t>
      </w:r>
    </w:p>
    <w:tbl>
      <w:tblPr>
        <w:tblStyle w:val="Table15"/>
        <w:tblW w:w="8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5"/>
        <w:gridCol w:w="2720"/>
        <w:gridCol w:w="3890"/>
        <w:tblGridChange w:id="0">
          <w:tblGrid>
            <w:gridCol w:w="1655"/>
            <w:gridCol w:w="2720"/>
            <w:gridCol w:w="3890"/>
          </w:tblGrid>
        </w:tblGridChange>
      </w:tblGrid>
      <w:tr>
        <w:trPr>
          <w:cantSplit w:val="0"/>
          <w:trHeight w:val="500" w:hRule="atLeast"/>
          <w:tblHeader w:val="0"/>
        </w:trPr>
        <w:tc>
          <w:tcPr/>
          <w:p w:rsidR="00000000" w:rsidDel="00000000" w:rsidP="00000000" w:rsidRDefault="00000000" w:rsidRPr="00000000" w14:paraId="000003E9">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3EA">
            <w:pPr>
              <w:jc w:val="center"/>
              <w:rPr/>
            </w:pPr>
            <w:r w:rsidDel="00000000" w:rsidR="00000000" w:rsidRPr="00000000">
              <w:rPr>
                <w:b w:val="1"/>
                <w:bCs w:val="1"/>
                <w:rtl w:val="0"/>
              </w:rPr>
              <w:t xml:space="preserve">Static (No MCP)</w:t>
            </w:r>
            <w:r w:rsidDel="00000000" w:rsidR="00000000" w:rsidRPr="00000000">
              <w:rPr>
                <w:rtl w:val="0"/>
              </w:rPr>
            </w:r>
          </w:p>
        </w:tc>
        <w:tc>
          <w:tcPr/>
          <w:p w:rsidR="00000000" w:rsidDel="00000000" w:rsidP="00000000" w:rsidRDefault="00000000" w:rsidRPr="00000000" w14:paraId="000003EB">
            <w:pPr>
              <w:jc w:val="center"/>
              <w:rPr/>
            </w:pPr>
            <w:r w:rsidDel="00000000" w:rsidR="00000000" w:rsidRPr="00000000">
              <w:rPr>
                <w:b w:val="1"/>
                <w:bCs w:val="1"/>
                <w:rtl w:val="0"/>
              </w:rPr>
              <w:t xml:space="preserve">MCP (With MCP)</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C">
            <w:pPr>
              <w:rPr/>
            </w:pPr>
            <w:r w:rsidDel="00000000" w:rsidR="00000000" w:rsidRPr="00000000">
              <w:rPr>
                <w:rtl w:val="0"/>
              </w:rPr>
              <w:t xml:space="preserve">Tool definition</w:t>
            </w:r>
          </w:p>
        </w:tc>
        <w:tc>
          <w:tcPr/>
          <w:p w:rsidR="00000000" w:rsidDel="00000000" w:rsidP="00000000" w:rsidRDefault="00000000" w:rsidRPr="00000000" w14:paraId="000003ED">
            <w:pPr>
              <w:rPr/>
            </w:pPr>
            <w:r w:rsidDel="00000000" w:rsidR="00000000" w:rsidRPr="00000000">
              <w:rPr>
                <w:rtl w:val="0"/>
              </w:rPr>
              <w:t xml:space="preserve">Hardcoded in code/config</w:t>
            </w:r>
          </w:p>
        </w:tc>
        <w:tc>
          <w:tcPr/>
          <w:p w:rsidR="00000000" w:rsidDel="00000000" w:rsidP="00000000" w:rsidRDefault="00000000" w:rsidRPr="00000000" w14:paraId="000003EE">
            <w:pPr>
              <w:rPr/>
            </w:pPr>
            <w:r w:rsidDel="00000000" w:rsidR="00000000" w:rsidRPr="00000000">
              <w:rPr>
                <w:rtl w:val="0"/>
              </w:rPr>
              <w:t xml:space="preserve">Provided dynamically by tool itself</w:t>
            </w:r>
          </w:p>
        </w:tc>
      </w:tr>
      <w:tr>
        <w:trPr>
          <w:cantSplit w:val="0"/>
          <w:trHeight w:val="500" w:hRule="atLeast"/>
          <w:tblHeader w:val="0"/>
        </w:trPr>
        <w:tc>
          <w:tcPr/>
          <w:p w:rsidR="00000000" w:rsidDel="00000000" w:rsidP="00000000" w:rsidRDefault="00000000" w:rsidRPr="00000000" w14:paraId="000003EF">
            <w:pPr>
              <w:rPr/>
            </w:pPr>
            <w:r w:rsidDel="00000000" w:rsidR="00000000" w:rsidRPr="00000000">
              <w:rPr>
                <w:rtl w:val="0"/>
              </w:rPr>
              <w:t xml:space="preserve">Discovery</w:t>
            </w:r>
          </w:p>
        </w:tc>
        <w:tc>
          <w:tcPr/>
          <w:p w:rsidR="00000000" w:rsidDel="00000000" w:rsidP="00000000" w:rsidRDefault="00000000" w:rsidRPr="00000000" w14:paraId="000003F0">
            <w:pPr>
              <w:rPr/>
            </w:pPr>
            <w:r w:rsidDel="00000000" w:rsidR="00000000" w:rsidRPr="00000000">
              <w:rPr>
                <w:rtl w:val="0"/>
              </w:rPr>
              <w:t xml:space="preserve">Manual</w:t>
            </w:r>
          </w:p>
        </w:tc>
        <w:tc>
          <w:tcPr/>
          <w:p w:rsidR="00000000" w:rsidDel="00000000" w:rsidP="00000000" w:rsidRDefault="00000000" w:rsidRPr="00000000" w14:paraId="000003F1">
            <w:pPr>
              <w:rPr/>
            </w:pPr>
            <w:r w:rsidDel="00000000" w:rsidR="00000000" w:rsidRPr="00000000">
              <w:rPr>
                <w:rtl w:val="0"/>
              </w:rPr>
              <w:t xml:space="preserve">Automatic via MCP handshake</w:t>
            </w:r>
          </w:p>
        </w:tc>
      </w:tr>
      <w:tr>
        <w:trPr>
          <w:cantSplit w:val="0"/>
          <w:trHeight w:val="500" w:hRule="atLeast"/>
          <w:tblHeader w:val="0"/>
        </w:trPr>
        <w:tc>
          <w:tcPr/>
          <w:p w:rsidR="00000000" w:rsidDel="00000000" w:rsidP="00000000" w:rsidRDefault="00000000" w:rsidRPr="00000000" w14:paraId="000003F2">
            <w:pPr>
              <w:rPr/>
            </w:pPr>
            <w:r w:rsidDel="00000000" w:rsidR="00000000" w:rsidRPr="00000000">
              <w:rPr>
                <w:rtl w:val="0"/>
              </w:rPr>
              <w:t xml:space="preserve">Portability</w:t>
            </w:r>
          </w:p>
        </w:tc>
        <w:tc>
          <w:tcPr/>
          <w:p w:rsidR="00000000" w:rsidDel="00000000" w:rsidP="00000000" w:rsidRDefault="00000000" w:rsidRPr="00000000" w14:paraId="000003F3">
            <w:pPr>
              <w:rPr/>
            </w:pPr>
            <w:r w:rsidDel="00000000" w:rsidR="00000000" w:rsidRPr="00000000">
              <w:rPr>
                <w:rtl w:val="0"/>
              </w:rPr>
              <w:t xml:space="preserve">Tied to your framework</w:t>
            </w:r>
          </w:p>
        </w:tc>
        <w:tc>
          <w:tcPr/>
          <w:p w:rsidR="00000000" w:rsidDel="00000000" w:rsidP="00000000" w:rsidRDefault="00000000" w:rsidRPr="00000000" w14:paraId="000003F4">
            <w:pPr>
              <w:rPr/>
            </w:pPr>
            <w:r w:rsidDel="00000000" w:rsidR="00000000" w:rsidRPr="00000000">
              <w:rPr>
                <w:rtl w:val="0"/>
              </w:rPr>
              <w:t xml:space="preserve">Works across MCP-compatible agents</w:t>
            </w:r>
          </w:p>
        </w:tc>
      </w:tr>
      <w:tr>
        <w:trPr>
          <w:cantSplit w:val="0"/>
          <w:trHeight w:val="500" w:hRule="atLeast"/>
          <w:tblHeader w:val="0"/>
        </w:trPr>
        <w:tc>
          <w:tcPr/>
          <w:p w:rsidR="00000000" w:rsidDel="00000000" w:rsidP="00000000" w:rsidRDefault="00000000" w:rsidRPr="00000000" w14:paraId="000003F5">
            <w:pPr>
              <w:rPr/>
            </w:pPr>
            <w:r w:rsidDel="00000000" w:rsidR="00000000" w:rsidRPr="00000000">
              <w:rPr>
                <w:rtl w:val="0"/>
              </w:rPr>
              <w:t xml:space="preserve">Good for…</w:t>
            </w:r>
          </w:p>
        </w:tc>
        <w:tc>
          <w:tcPr/>
          <w:p w:rsidR="00000000" w:rsidDel="00000000" w:rsidP="00000000" w:rsidRDefault="00000000" w:rsidRPr="00000000" w14:paraId="000003F6">
            <w:pPr>
              <w:rPr/>
            </w:pPr>
            <w:r w:rsidDel="00000000" w:rsidR="00000000" w:rsidRPr="00000000">
              <w:rPr>
                <w:rtl w:val="0"/>
              </w:rPr>
              <w:t xml:space="preserve">Small, fixed set of tools</w:t>
            </w:r>
          </w:p>
        </w:tc>
        <w:tc>
          <w:tcPr/>
          <w:p w:rsidR="00000000" w:rsidDel="00000000" w:rsidP="00000000" w:rsidRDefault="00000000" w:rsidRPr="00000000" w14:paraId="000003F7">
            <w:pPr>
              <w:rPr/>
            </w:pPr>
            <w:r w:rsidDel="00000000" w:rsidR="00000000" w:rsidRPr="00000000">
              <w:rPr>
                <w:rtl w:val="0"/>
              </w:rPr>
              <w:t xml:space="preserve">Large, dynamic tool ecosystems</w:t>
            </w:r>
          </w:p>
        </w:tc>
      </w:tr>
    </w:tbl>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 So:</w:t>
      </w:r>
    </w:p>
    <w:p w:rsidR="00000000" w:rsidDel="00000000" w:rsidP="00000000" w:rsidRDefault="00000000" w:rsidRPr="00000000" w14:paraId="000003FA">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you just have 2–3 tools → skip MCP, define them statically.</w:t>
        <w:br w:type="textWrapping"/>
      </w:r>
    </w:p>
    <w:p w:rsidR="00000000" w:rsidDel="00000000" w:rsidP="00000000" w:rsidRDefault="00000000" w:rsidRPr="00000000" w14:paraId="000003FB">
      <w:pPr>
        <w:numPr>
          <w:ilvl w:val="0"/>
          <w:numId w:val="49"/>
        </w:numPr>
        <w:spacing w:after="240" w:before="0" w:beforeAutospacing="0" w:lineRule="auto"/>
        <w:ind w:left="720" w:hanging="360"/>
      </w:pPr>
      <w:r w:rsidDel="00000000" w:rsidR="00000000" w:rsidRPr="00000000">
        <w:rPr>
          <w:rtl w:val="0"/>
        </w:rPr>
        <w:t xml:space="preserve">If you’re building a </w:t>
      </w:r>
      <w:r w:rsidDel="00000000" w:rsidR="00000000" w:rsidRPr="00000000">
        <w:rPr>
          <w:b w:val="1"/>
          <w:bCs w:val="1"/>
          <w:rtl w:val="0"/>
        </w:rPr>
        <w:t xml:space="preserve">marketplace of agents/tools</w:t>
      </w:r>
      <w:r w:rsidDel="00000000" w:rsidR="00000000" w:rsidRPr="00000000">
        <w:rPr>
          <w:rFonts w:ascii="Arial Unicode MS" w:cs="Arial Unicode MS" w:eastAsia="Arial Unicode MS" w:hAnsi="Arial Unicode MS"/>
          <w:rtl w:val="0"/>
        </w:rPr>
        <w:t xml:space="preserve">, or want plug-and-play → use MCP.</w:t>
      </w:r>
    </w:p>
    <w:p w:rsidR="00000000" w:rsidDel="00000000" w:rsidP="00000000" w:rsidRDefault="00000000" w:rsidRPr="00000000" w14:paraId="000003FC">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0"/>
          <w:szCs w:val="30"/>
        </w:rPr>
      </w:pPr>
      <w:bookmarkStart w:colFirst="0" w:colLast="0" w:name="_7nzshxay8h7n" w:id="85"/>
      <w:bookmarkEnd w:id="85"/>
      <w:r w:rsidDel="00000000" w:rsidR="00000000" w:rsidRPr="00000000">
        <w:rPr>
          <w:b w:val="1"/>
          <w:bCs w:val="1"/>
          <w:sz w:val="30"/>
          <w:szCs w:val="30"/>
          <w:rtl w:val="0"/>
        </w:rPr>
        <w:t xml:space="preserve">Definition</w:t>
      </w:r>
    </w:p>
    <w:p w:rsidR="00000000" w:rsidDel="00000000" w:rsidP="00000000" w:rsidRDefault="00000000" w:rsidRPr="00000000" w14:paraId="000003FE">
      <w:pPr>
        <w:spacing w:after="240" w:before="240" w:lineRule="auto"/>
        <w:rPr/>
      </w:pPr>
      <w:r w:rsidDel="00000000" w:rsidR="00000000" w:rsidRPr="00000000">
        <w:rPr>
          <w:rtl w:val="0"/>
        </w:rPr>
        <w:t xml:space="preserve">An </w:t>
      </w:r>
      <w:r w:rsidDel="00000000" w:rsidR="00000000" w:rsidRPr="00000000">
        <w:rPr>
          <w:b w:val="1"/>
          <w:bCs w:val="1"/>
          <w:rtl w:val="0"/>
        </w:rPr>
        <w:t xml:space="preserve">agentic AI platform</w:t>
      </w:r>
      <w:r w:rsidDel="00000000" w:rsidR="00000000" w:rsidRPr="00000000">
        <w:rPr>
          <w:rtl w:val="0"/>
        </w:rPr>
        <w:t xml:space="preserve"> is a software ecosystem that enables the </w:t>
      </w:r>
      <w:r w:rsidDel="00000000" w:rsidR="00000000" w:rsidRPr="00000000">
        <w:rPr>
          <w:b w:val="1"/>
          <w:bCs w:val="1"/>
          <w:rtl w:val="0"/>
        </w:rPr>
        <w:t xml:space="preserve">creation, orchestration, and management of autonomous AI agents</w:t>
      </w:r>
      <w:r w:rsidDel="00000000" w:rsidR="00000000" w:rsidRPr="00000000">
        <w:rPr>
          <w:rtl w:val="0"/>
        </w:rPr>
        <w:t xml:space="preserve">. These platforms provide the infrastructure, tools, and frameworks needed for agents to </w:t>
      </w:r>
      <w:r w:rsidDel="00000000" w:rsidR="00000000" w:rsidRPr="00000000">
        <w:rPr>
          <w:b w:val="1"/>
          <w:bCs w:val="1"/>
          <w:rtl w:val="0"/>
        </w:rPr>
        <w:t xml:space="preserve">reason, plan, act, and collaborate</w:t>
      </w:r>
      <w:r w:rsidDel="00000000" w:rsidR="00000000" w:rsidRPr="00000000">
        <w:rPr>
          <w:rtl w:val="0"/>
        </w:rPr>
        <w:t xml:space="preserve"> to achieve complex goals, often by interacting with external tools, APIs, or other agents.</w:t>
      </w:r>
    </w:p>
    <w:p w:rsidR="00000000" w:rsidDel="00000000" w:rsidP="00000000" w:rsidRDefault="00000000" w:rsidRPr="00000000" w14:paraId="000003FF">
      <w:pPr>
        <w:spacing w:after="240" w:before="240" w:lineRule="auto"/>
        <w:rPr/>
      </w:pPr>
      <w:r w:rsidDel="00000000" w:rsidR="00000000" w:rsidRPr="00000000">
        <w:rPr>
          <w:rtl w:val="0"/>
        </w:rPr>
        <w:t xml:space="preserve">In short: it’s the </w:t>
      </w:r>
      <w:r w:rsidDel="00000000" w:rsidR="00000000" w:rsidRPr="00000000">
        <w:rPr>
          <w:b w:val="1"/>
          <w:bCs w:val="1"/>
          <w:rtl w:val="0"/>
        </w:rPr>
        <w:t xml:space="preserve">runtime + toolkit</w:t>
      </w:r>
      <w:r w:rsidDel="00000000" w:rsidR="00000000" w:rsidRPr="00000000">
        <w:rPr>
          <w:rtl w:val="0"/>
        </w:rPr>
        <w:t xml:space="preserve"> that allows agents to operate autonomously and collectively in real-world workflows.</w:t>
      </w:r>
    </w:p>
    <w:p w:rsidR="00000000" w:rsidDel="00000000" w:rsidP="00000000" w:rsidRDefault="00000000" w:rsidRPr="00000000" w14:paraId="00000400">
      <w:pPr>
        <w:pStyle w:val="Heading2"/>
        <w:keepNext w:val="0"/>
        <w:keepLines w:val="0"/>
        <w:spacing w:after="80" w:lineRule="auto"/>
        <w:rPr>
          <w:b w:val="1"/>
          <w:bCs w:val="1"/>
          <w:sz w:val="30"/>
          <w:szCs w:val="30"/>
        </w:rPr>
      </w:pPr>
      <w:bookmarkStart w:colFirst="0" w:colLast="0" w:name="_bdg03m76rv61" w:id="86"/>
      <w:bookmarkEnd w:id="86"/>
      <w:r w:rsidDel="00000000" w:rsidR="00000000" w:rsidRPr="00000000">
        <w:rPr>
          <w:b w:val="1"/>
          <w:bCs w:val="1"/>
          <w:sz w:val="30"/>
          <w:szCs w:val="30"/>
          <w:rtl w:val="0"/>
        </w:rPr>
        <w:t xml:space="preserve">Core Features of an Agentic AI Platform</w:t>
      </w:r>
    </w:p>
    <w:p w:rsidR="00000000" w:rsidDel="00000000" w:rsidP="00000000" w:rsidRDefault="00000000" w:rsidRPr="00000000" w14:paraId="00000401">
      <w:pPr>
        <w:numPr>
          <w:ilvl w:val="0"/>
          <w:numId w:val="8"/>
        </w:numPr>
        <w:spacing w:after="0" w:afterAutospacing="0" w:before="240" w:lineRule="auto"/>
        <w:ind w:left="720" w:hanging="360"/>
      </w:pPr>
      <w:r w:rsidDel="00000000" w:rsidR="00000000" w:rsidRPr="00000000">
        <w:rPr>
          <w:b w:val="1"/>
          <w:bCs w:val="1"/>
          <w:rtl w:val="0"/>
        </w:rPr>
        <w:t xml:space="preserve">Agent Management</w:t>
        <w:br w:type="textWrapping"/>
      </w:r>
    </w:p>
    <w:p w:rsidR="00000000" w:rsidDel="00000000" w:rsidP="00000000" w:rsidRDefault="00000000" w:rsidRPr="00000000" w14:paraId="00000402">
      <w:pPr>
        <w:numPr>
          <w:ilvl w:val="1"/>
          <w:numId w:val="8"/>
        </w:numPr>
        <w:spacing w:after="0" w:afterAutospacing="0" w:before="0" w:beforeAutospacing="0" w:lineRule="auto"/>
        <w:ind w:left="1440" w:hanging="360"/>
      </w:pPr>
      <w:r w:rsidDel="00000000" w:rsidR="00000000" w:rsidRPr="00000000">
        <w:rPr>
          <w:rtl w:val="0"/>
        </w:rPr>
        <w:t xml:space="preserve">Create, configure, and deploy multiple specialized agents (e.g., Planner, Retriever, Executor).</w:t>
        <w:br w:type="textWrapping"/>
      </w:r>
    </w:p>
    <w:p w:rsidR="00000000" w:rsidDel="00000000" w:rsidP="00000000" w:rsidRDefault="00000000" w:rsidRPr="00000000" w14:paraId="00000403">
      <w:pPr>
        <w:numPr>
          <w:ilvl w:val="1"/>
          <w:numId w:val="8"/>
        </w:numPr>
        <w:spacing w:after="0" w:afterAutospacing="0" w:before="0" w:beforeAutospacing="0" w:lineRule="auto"/>
        <w:ind w:left="1440" w:hanging="360"/>
      </w:pPr>
      <w:r w:rsidDel="00000000" w:rsidR="00000000" w:rsidRPr="00000000">
        <w:rPr>
          <w:rtl w:val="0"/>
        </w:rPr>
        <w:t xml:space="preserve">Manage agent lifecycle: start, stop, monitor, update.</w:t>
        <w:br w:type="textWrapping"/>
      </w:r>
    </w:p>
    <w:p w:rsidR="00000000" w:rsidDel="00000000" w:rsidP="00000000" w:rsidRDefault="00000000" w:rsidRPr="00000000" w14:paraId="00000404">
      <w:pPr>
        <w:numPr>
          <w:ilvl w:val="0"/>
          <w:numId w:val="8"/>
        </w:numPr>
        <w:spacing w:after="0" w:afterAutospacing="0" w:before="0" w:beforeAutospacing="0" w:lineRule="auto"/>
        <w:ind w:left="720" w:hanging="360"/>
      </w:pPr>
      <w:r w:rsidDel="00000000" w:rsidR="00000000" w:rsidRPr="00000000">
        <w:rPr>
          <w:b w:val="1"/>
          <w:bCs w:val="1"/>
          <w:rtl w:val="0"/>
        </w:rPr>
        <w:t xml:space="preserve">Tool Integration / MCP Support</w:t>
        <w:br w:type="textWrapping"/>
      </w:r>
    </w:p>
    <w:p w:rsidR="00000000" w:rsidDel="00000000" w:rsidP="00000000" w:rsidRDefault="00000000" w:rsidRPr="00000000" w14:paraId="00000405">
      <w:pPr>
        <w:numPr>
          <w:ilvl w:val="1"/>
          <w:numId w:val="8"/>
        </w:numPr>
        <w:spacing w:after="0" w:afterAutospacing="0" w:before="0" w:beforeAutospacing="0" w:lineRule="auto"/>
        <w:ind w:left="1440" w:hanging="360"/>
      </w:pPr>
      <w:r w:rsidDel="00000000" w:rsidR="00000000" w:rsidRPr="00000000">
        <w:rPr>
          <w:rtl w:val="0"/>
        </w:rPr>
        <w:t xml:space="preserve">Provides a structured way for agents to access external APIs, databases, and services.</w:t>
        <w:br w:type="textWrapping"/>
      </w:r>
    </w:p>
    <w:p w:rsidR="00000000" w:rsidDel="00000000" w:rsidP="00000000" w:rsidRDefault="00000000" w:rsidRPr="00000000" w14:paraId="00000406">
      <w:pPr>
        <w:numPr>
          <w:ilvl w:val="1"/>
          <w:numId w:val="8"/>
        </w:numPr>
        <w:spacing w:after="0" w:afterAutospacing="0" w:before="0" w:beforeAutospacing="0" w:lineRule="auto"/>
        <w:ind w:left="1440" w:hanging="360"/>
      </w:pPr>
      <w:r w:rsidDel="00000000" w:rsidR="00000000" w:rsidRPr="00000000">
        <w:rPr>
          <w:rtl w:val="0"/>
        </w:rPr>
        <w:t xml:space="preserve">Ensures agents can safely and reliably invoke tools.</w:t>
        <w:br w:type="textWrapping"/>
      </w:r>
    </w:p>
    <w:p w:rsidR="00000000" w:rsidDel="00000000" w:rsidP="00000000" w:rsidRDefault="00000000" w:rsidRPr="00000000" w14:paraId="00000407">
      <w:pPr>
        <w:numPr>
          <w:ilvl w:val="0"/>
          <w:numId w:val="8"/>
        </w:numPr>
        <w:spacing w:after="0" w:afterAutospacing="0" w:before="0" w:beforeAutospacing="0" w:lineRule="auto"/>
        <w:ind w:left="720" w:hanging="360"/>
      </w:pPr>
      <w:r w:rsidDel="00000000" w:rsidR="00000000" w:rsidRPr="00000000">
        <w:rPr>
          <w:b w:val="1"/>
          <w:bCs w:val="1"/>
          <w:rtl w:val="0"/>
        </w:rPr>
        <w:t xml:space="preserve">Orchestration &amp; Workflow Engine</w:t>
        <w:br w:type="textWrapping"/>
      </w:r>
    </w:p>
    <w:p w:rsidR="00000000" w:rsidDel="00000000" w:rsidP="00000000" w:rsidRDefault="00000000" w:rsidRPr="00000000" w14:paraId="00000408">
      <w:pPr>
        <w:numPr>
          <w:ilvl w:val="1"/>
          <w:numId w:val="8"/>
        </w:numPr>
        <w:spacing w:after="0" w:afterAutospacing="0" w:before="0" w:beforeAutospacing="0" w:lineRule="auto"/>
        <w:ind w:left="1440" w:hanging="360"/>
      </w:pPr>
      <w:r w:rsidDel="00000000" w:rsidR="00000000" w:rsidRPr="00000000">
        <w:rPr>
          <w:rtl w:val="0"/>
        </w:rPr>
        <w:t xml:space="preserve">Coordinates execution of multi-step workflows.</w:t>
        <w:br w:type="textWrapping"/>
      </w:r>
    </w:p>
    <w:p w:rsidR="00000000" w:rsidDel="00000000" w:rsidP="00000000" w:rsidRDefault="00000000" w:rsidRPr="00000000" w14:paraId="00000409">
      <w:pPr>
        <w:numPr>
          <w:ilvl w:val="1"/>
          <w:numId w:val="8"/>
        </w:numPr>
        <w:spacing w:after="0" w:afterAutospacing="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conditional branching, retries, and multi-agent collaboration</w:t>
      </w:r>
      <w:r w:rsidDel="00000000" w:rsidR="00000000" w:rsidRPr="00000000">
        <w:rPr>
          <w:rtl w:val="0"/>
        </w:rPr>
        <w:t xml:space="preserve"> (A2A).</w:t>
        <w:br w:type="textWrapping"/>
      </w:r>
    </w:p>
    <w:p w:rsidR="00000000" w:rsidDel="00000000" w:rsidP="00000000" w:rsidRDefault="00000000" w:rsidRPr="00000000" w14:paraId="0000040A">
      <w:pPr>
        <w:numPr>
          <w:ilvl w:val="0"/>
          <w:numId w:val="8"/>
        </w:numPr>
        <w:spacing w:after="0" w:afterAutospacing="0" w:before="0" w:beforeAutospacing="0" w:lineRule="auto"/>
        <w:ind w:left="720" w:hanging="360"/>
      </w:pPr>
      <w:r w:rsidDel="00000000" w:rsidR="00000000" w:rsidRPr="00000000">
        <w:rPr>
          <w:b w:val="1"/>
          <w:bCs w:val="1"/>
          <w:rtl w:val="0"/>
        </w:rPr>
        <w:t xml:space="preserve">Memory / Knowledge Management</w:t>
        <w:br w:type="textWrapping"/>
      </w:r>
    </w:p>
    <w:p w:rsidR="00000000" w:rsidDel="00000000" w:rsidP="00000000" w:rsidRDefault="00000000" w:rsidRPr="00000000" w14:paraId="0000040B">
      <w:pPr>
        <w:numPr>
          <w:ilvl w:val="1"/>
          <w:numId w:val="8"/>
        </w:numPr>
        <w:spacing w:after="0" w:afterAutospacing="0" w:before="0" w:beforeAutospacing="0" w:lineRule="auto"/>
        <w:ind w:left="1440" w:hanging="360"/>
      </w:pPr>
      <w:r w:rsidDel="00000000" w:rsidR="00000000" w:rsidRPr="00000000">
        <w:rPr>
          <w:rtl w:val="0"/>
        </w:rPr>
        <w:t xml:space="preserve">Provides short-term and long-term memory stores for agents.</w:t>
        <w:br w:type="textWrapping"/>
      </w:r>
    </w:p>
    <w:p w:rsidR="00000000" w:rsidDel="00000000" w:rsidP="00000000" w:rsidRDefault="00000000" w:rsidRPr="00000000" w14:paraId="0000040C">
      <w:pPr>
        <w:numPr>
          <w:ilvl w:val="1"/>
          <w:numId w:val="8"/>
        </w:numPr>
        <w:spacing w:after="0" w:afterAutospacing="0" w:before="0" w:beforeAutospacing="0" w:lineRule="auto"/>
        <w:ind w:left="1440" w:hanging="360"/>
      </w:pPr>
      <w:r w:rsidDel="00000000" w:rsidR="00000000" w:rsidRPr="00000000">
        <w:rPr>
          <w:rtl w:val="0"/>
        </w:rPr>
        <w:t xml:space="preserve">Supports embeddings, vector stores, or database integration for persistent knowledge.</w:t>
        <w:br w:type="textWrapping"/>
      </w:r>
    </w:p>
    <w:p w:rsidR="00000000" w:rsidDel="00000000" w:rsidP="00000000" w:rsidRDefault="00000000" w:rsidRPr="00000000" w14:paraId="0000040D">
      <w:pPr>
        <w:numPr>
          <w:ilvl w:val="0"/>
          <w:numId w:val="8"/>
        </w:numPr>
        <w:spacing w:after="0" w:afterAutospacing="0" w:before="0" w:beforeAutospacing="0" w:lineRule="auto"/>
        <w:ind w:left="720" w:hanging="360"/>
      </w:pPr>
      <w:r w:rsidDel="00000000" w:rsidR="00000000" w:rsidRPr="00000000">
        <w:rPr>
          <w:b w:val="1"/>
          <w:bCs w:val="1"/>
          <w:rtl w:val="0"/>
        </w:rPr>
        <w:t xml:space="preserve">Validation &amp; Guardrails</w:t>
        <w:br w:type="textWrapping"/>
      </w:r>
    </w:p>
    <w:p w:rsidR="00000000" w:rsidDel="00000000" w:rsidP="00000000" w:rsidRDefault="00000000" w:rsidRPr="00000000" w14:paraId="0000040E">
      <w:pPr>
        <w:numPr>
          <w:ilvl w:val="1"/>
          <w:numId w:val="8"/>
        </w:numPr>
        <w:spacing w:after="0" w:afterAutospacing="0" w:before="0" w:beforeAutospacing="0" w:lineRule="auto"/>
        <w:ind w:left="1440" w:hanging="360"/>
      </w:pPr>
      <w:r w:rsidDel="00000000" w:rsidR="00000000" w:rsidRPr="00000000">
        <w:rPr>
          <w:rtl w:val="0"/>
        </w:rPr>
        <w:t xml:space="preserve">Ensures outputs comply with schemas, safety policies, and correctness rules.</w:t>
        <w:br w:type="textWrapping"/>
      </w:r>
    </w:p>
    <w:p w:rsidR="00000000" w:rsidDel="00000000" w:rsidP="00000000" w:rsidRDefault="00000000" w:rsidRPr="00000000" w14:paraId="0000040F">
      <w:pPr>
        <w:numPr>
          <w:ilvl w:val="1"/>
          <w:numId w:val="8"/>
        </w:numPr>
        <w:spacing w:after="0" w:afterAutospacing="0" w:before="0" w:beforeAutospacing="0" w:lineRule="auto"/>
        <w:ind w:left="1440" w:hanging="360"/>
      </w:pPr>
      <w:r w:rsidDel="00000000" w:rsidR="00000000" w:rsidRPr="00000000">
        <w:rPr>
          <w:rtl w:val="0"/>
        </w:rPr>
        <w:t xml:space="preserve">Prevents misuse of tools or unsafe actions.</w:t>
        <w:br w:type="textWrapping"/>
      </w:r>
    </w:p>
    <w:p w:rsidR="00000000" w:rsidDel="00000000" w:rsidP="00000000" w:rsidRDefault="00000000" w:rsidRPr="00000000" w14:paraId="00000410">
      <w:pPr>
        <w:numPr>
          <w:ilvl w:val="0"/>
          <w:numId w:val="8"/>
        </w:numPr>
        <w:spacing w:after="0" w:afterAutospacing="0" w:before="0" w:beforeAutospacing="0" w:lineRule="auto"/>
        <w:ind w:left="720" w:hanging="360"/>
      </w:pPr>
      <w:r w:rsidDel="00000000" w:rsidR="00000000" w:rsidRPr="00000000">
        <w:rPr>
          <w:b w:val="1"/>
          <w:bCs w:val="1"/>
          <w:rtl w:val="0"/>
        </w:rPr>
        <w:t xml:space="preserve">Monitoring &amp; Logging</w:t>
        <w:br w:type="textWrapping"/>
      </w:r>
    </w:p>
    <w:p w:rsidR="00000000" w:rsidDel="00000000" w:rsidP="00000000" w:rsidRDefault="00000000" w:rsidRPr="00000000" w14:paraId="00000411">
      <w:pPr>
        <w:numPr>
          <w:ilvl w:val="1"/>
          <w:numId w:val="8"/>
        </w:numPr>
        <w:spacing w:after="0" w:afterAutospacing="0" w:before="0" w:beforeAutospacing="0" w:lineRule="auto"/>
        <w:ind w:left="1440" w:hanging="360"/>
      </w:pPr>
      <w:r w:rsidDel="00000000" w:rsidR="00000000" w:rsidRPr="00000000">
        <w:rPr>
          <w:rtl w:val="0"/>
        </w:rPr>
        <w:t xml:space="preserve">Tracks agent actions, tool calls, workflow execution, and errors.</w:t>
        <w:br w:type="textWrapping"/>
      </w:r>
    </w:p>
    <w:p w:rsidR="00000000" w:rsidDel="00000000" w:rsidP="00000000" w:rsidRDefault="00000000" w:rsidRPr="00000000" w14:paraId="00000412">
      <w:pPr>
        <w:numPr>
          <w:ilvl w:val="1"/>
          <w:numId w:val="8"/>
        </w:numPr>
        <w:spacing w:after="0" w:afterAutospacing="0" w:before="0" w:beforeAutospacing="0" w:lineRule="auto"/>
        <w:ind w:left="1440" w:hanging="360"/>
      </w:pPr>
      <w:r w:rsidDel="00000000" w:rsidR="00000000" w:rsidRPr="00000000">
        <w:rPr>
          <w:rtl w:val="0"/>
        </w:rPr>
        <w:t xml:space="preserve">Helps debug and improve system performance.</w:t>
        <w:br w:type="textWrapping"/>
      </w:r>
    </w:p>
    <w:p w:rsidR="00000000" w:rsidDel="00000000" w:rsidP="00000000" w:rsidRDefault="00000000" w:rsidRPr="00000000" w14:paraId="00000413">
      <w:pPr>
        <w:numPr>
          <w:ilvl w:val="0"/>
          <w:numId w:val="8"/>
        </w:numPr>
        <w:spacing w:after="0" w:afterAutospacing="0" w:before="0" w:beforeAutospacing="0" w:lineRule="auto"/>
        <w:ind w:left="720" w:hanging="360"/>
      </w:pPr>
      <w:r w:rsidDel="00000000" w:rsidR="00000000" w:rsidRPr="00000000">
        <w:rPr>
          <w:b w:val="1"/>
          <w:bCs w:val="1"/>
          <w:rtl w:val="0"/>
        </w:rPr>
        <w:t xml:space="preserve">Extensibility &amp; Customization</w:t>
        <w:br w:type="textWrapping"/>
      </w:r>
    </w:p>
    <w:p w:rsidR="00000000" w:rsidDel="00000000" w:rsidP="00000000" w:rsidRDefault="00000000" w:rsidRPr="00000000" w14:paraId="00000414">
      <w:pPr>
        <w:numPr>
          <w:ilvl w:val="1"/>
          <w:numId w:val="8"/>
        </w:numPr>
        <w:spacing w:after="240" w:before="0" w:beforeAutospacing="0" w:lineRule="auto"/>
        <w:ind w:left="1440" w:hanging="360"/>
      </w:pPr>
      <w:r w:rsidDel="00000000" w:rsidR="00000000" w:rsidRPr="00000000">
        <w:rPr>
          <w:rtl w:val="0"/>
        </w:rPr>
        <w:t xml:space="preserve">Allows adding new tools, agents, or custom workflows without changing core platform code.</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0"/>
          <w:szCs w:val="30"/>
        </w:rPr>
      </w:pPr>
      <w:bookmarkStart w:colFirst="0" w:colLast="0" w:name="_ghhdt3z7cmu" w:id="87"/>
      <w:bookmarkEnd w:id="87"/>
      <w:r w:rsidDel="00000000" w:rsidR="00000000" w:rsidRPr="00000000">
        <w:rPr>
          <w:b w:val="1"/>
          <w:bCs w:val="1"/>
          <w:sz w:val="30"/>
          <w:szCs w:val="30"/>
          <w:rtl w:val="0"/>
        </w:rPr>
        <w:t xml:space="preserve">Why Agentic AI Platforms Are Needed</w:t>
      </w:r>
    </w:p>
    <w:p w:rsidR="00000000" w:rsidDel="00000000" w:rsidP="00000000" w:rsidRDefault="00000000" w:rsidRPr="00000000" w14:paraId="00000417">
      <w:pPr>
        <w:numPr>
          <w:ilvl w:val="0"/>
          <w:numId w:val="90"/>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Supports multiple agents and workflows in a structured way.</w:t>
        <w:br w:type="textWrapping"/>
      </w:r>
    </w:p>
    <w:p w:rsidR="00000000" w:rsidDel="00000000" w:rsidP="00000000" w:rsidRDefault="00000000" w:rsidRPr="00000000" w14:paraId="00000418">
      <w:pPr>
        <w:numPr>
          <w:ilvl w:val="0"/>
          <w:numId w:val="90"/>
        </w:numPr>
        <w:spacing w:after="0" w:afterAutospacing="0" w:before="0" w:beforeAutospacing="0" w:lineRule="auto"/>
        <w:ind w:left="720" w:hanging="360"/>
      </w:pPr>
      <w:r w:rsidDel="00000000" w:rsidR="00000000" w:rsidRPr="00000000">
        <w:rPr>
          <w:b w:val="1"/>
          <w:bCs w:val="1"/>
          <w:rtl w:val="0"/>
        </w:rPr>
        <w:t xml:space="preserve">Reusability:</w:t>
      </w:r>
      <w:r w:rsidDel="00000000" w:rsidR="00000000" w:rsidRPr="00000000">
        <w:rPr>
          <w:rtl w:val="0"/>
        </w:rPr>
        <w:t xml:space="preserve"> Standardizes tool integrations, agent interactions, and workflows.</w:t>
        <w:br w:type="textWrapping"/>
      </w:r>
    </w:p>
    <w:p w:rsidR="00000000" w:rsidDel="00000000" w:rsidP="00000000" w:rsidRDefault="00000000" w:rsidRPr="00000000" w14:paraId="00000419">
      <w:pPr>
        <w:numPr>
          <w:ilvl w:val="0"/>
          <w:numId w:val="90"/>
        </w:numPr>
        <w:spacing w:after="0" w:afterAutospacing="0" w:before="0" w:beforeAutospacing="0" w:lineRule="auto"/>
        <w:ind w:left="720" w:hanging="360"/>
      </w:pPr>
      <w:r w:rsidDel="00000000" w:rsidR="00000000" w:rsidRPr="00000000">
        <w:rPr>
          <w:b w:val="1"/>
          <w:bCs w:val="1"/>
          <w:rtl w:val="0"/>
        </w:rPr>
        <w:t xml:space="preserve">Safety &amp; Governance:</w:t>
      </w:r>
      <w:r w:rsidDel="00000000" w:rsidR="00000000" w:rsidRPr="00000000">
        <w:rPr>
          <w:rtl w:val="0"/>
        </w:rPr>
        <w:t xml:space="preserve"> Guardrails, policy enforcement, and logging reduce risk.</w:t>
        <w:br w:type="textWrapping"/>
      </w:r>
    </w:p>
    <w:p w:rsidR="00000000" w:rsidDel="00000000" w:rsidP="00000000" w:rsidRDefault="00000000" w:rsidRPr="00000000" w14:paraId="0000041A">
      <w:pPr>
        <w:numPr>
          <w:ilvl w:val="0"/>
          <w:numId w:val="90"/>
        </w:numPr>
        <w:spacing w:after="240" w:before="0" w:beforeAutospacing="0" w:lineRule="auto"/>
        <w:ind w:left="720" w:hanging="360"/>
      </w:pPr>
      <w:r w:rsidDel="00000000" w:rsidR="00000000" w:rsidRPr="00000000">
        <w:rPr>
          <w:b w:val="1"/>
          <w:bCs w:val="1"/>
          <w:rtl w:val="0"/>
        </w:rPr>
        <w:t xml:space="preserve">Productivity:</w:t>
      </w:r>
      <w:r w:rsidDel="00000000" w:rsidR="00000000" w:rsidRPr="00000000">
        <w:rPr>
          <w:rtl w:val="0"/>
        </w:rPr>
        <w:t xml:space="preserve"> Developers can focus on high-level logic instead of low-level orchestration.</w:t>
      </w:r>
    </w:p>
    <w:p w:rsidR="00000000" w:rsidDel="00000000" w:rsidP="00000000" w:rsidRDefault="00000000" w:rsidRPr="00000000" w14:paraId="0000041B">
      <w:pPr>
        <w:pStyle w:val="Heading2"/>
        <w:keepNext w:val="0"/>
        <w:keepLines w:val="0"/>
        <w:spacing w:after="80" w:lineRule="auto"/>
        <w:rPr>
          <w:b w:val="1"/>
          <w:bCs w:val="1"/>
          <w:sz w:val="30"/>
          <w:szCs w:val="30"/>
        </w:rPr>
      </w:pPr>
      <w:bookmarkStart w:colFirst="0" w:colLast="0" w:name="_xdb6mv8s4kjb" w:id="88"/>
      <w:bookmarkEnd w:id="88"/>
      <w:r w:rsidDel="00000000" w:rsidR="00000000" w:rsidRPr="00000000">
        <w:rPr>
          <w:b w:val="1"/>
          <w:bCs w:val="1"/>
          <w:sz w:val="30"/>
          <w:szCs w:val="30"/>
          <w:rtl w:val="0"/>
        </w:rPr>
        <w:t xml:space="preserve">Popular Agentic AI Platforms</w:t>
      </w:r>
    </w:p>
    <w:p w:rsidR="00000000" w:rsidDel="00000000" w:rsidP="00000000" w:rsidRDefault="00000000" w:rsidRPr="00000000" w14:paraId="0000041C">
      <w:pPr>
        <w:numPr>
          <w:ilvl w:val="0"/>
          <w:numId w:val="52"/>
        </w:numPr>
        <w:spacing w:after="0" w:afterAutospacing="0" w:before="240" w:lineRule="auto"/>
        <w:ind w:left="720" w:hanging="360"/>
      </w:pPr>
      <w:r w:rsidDel="00000000" w:rsidR="00000000" w:rsidRPr="00000000">
        <w:rPr>
          <w:b w:val="1"/>
          <w:bCs w:val="1"/>
          <w:rtl w:val="0"/>
        </w:rPr>
        <w:t xml:space="preserve">Flowise:</w:t>
      </w:r>
      <w:r w:rsidDel="00000000" w:rsidR="00000000" w:rsidRPr="00000000">
        <w:rPr>
          <w:rtl w:val="0"/>
        </w:rPr>
        <w:t xml:space="preserve"> Open-source multi-agent orchestration with drag-and-drop workflows.</w:t>
        <w:br w:type="textWrapping"/>
      </w:r>
    </w:p>
    <w:p w:rsidR="00000000" w:rsidDel="00000000" w:rsidP="00000000" w:rsidRDefault="00000000" w:rsidRPr="00000000" w14:paraId="0000041D">
      <w:pPr>
        <w:numPr>
          <w:ilvl w:val="0"/>
          <w:numId w:val="52"/>
        </w:numPr>
        <w:spacing w:after="0" w:afterAutospacing="0" w:before="0" w:beforeAutospacing="0" w:lineRule="auto"/>
        <w:ind w:left="720" w:hanging="360"/>
      </w:pPr>
      <w:r w:rsidDel="00000000" w:rsidR="00000000" w:rsidRPr="00000000">
        <w:rPr>
          <w:b w:val="1"/>
          <w:bCs w:val="1"/>
          <w:rtl w:val="0"/>
        </w:rPr>
        <w:t xml:space="preserve">Letta AI:</w:t>
      </w:r>
      <w:r w:rsidDel="00000000" w:rsidR="00000000" w:rsidRPr="00000000">
        <w:rPr>
          <w:rtl w:val="0"/>
        </w:rPr>
        <w:t xml:space="preserve"> Python SDK &amp; API-based multi-agent management.</w:t>
        <w:br w:type="textWrapping"/>
      </w:r>
    </w:p>
    <w:p w:rsidR="00000000" w:rsidDel="00000000" w:rsidP="00000000" w:rsidRDefault="00000000" w:rsidRPr="00000000" w14:paraId="0000041E">
      <w:pPr>
        <w:numPr>
          <w:ilvl w:val="0"/>
          <w:numId w:val="52"/>
        </w:numPr>
        <w:spacing w:after="240" w:before="0" w:beforeAutospacing="0" w:lineRule="auto"/>
        <w:ind w:left="720" w:hanging="360"/>
      </w:pPr>
      <w:r w:rsidDel="00000000" w:rsidR="00000000" w:rsidRPr="00000000">
        <w:rPr>
          <w:b w:val="1"/>
          <w:bCs w:val="1"/>
          <w:rtl w:val="0"/>
        </w:rPr>
        <w:t xml:space="preserve">LangGraph:</w:t>
      </w:r>
      <w:r w:rsidDel="00000000" w:rsidR="00000000" w:rsidRPr="00000000">
        <w:rPr>
          <w:rtl w:val="0"/>
        </w:rPr>
        <w:t xml:space="preserve"> Provides agent orchestration patterns and memory integration.</w:t>
        <w:br w:type="textWrapping"/>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b w:val="1"/>
          <w:bCs w:val="1"/>
          <w:sz w:val="30"/>
          <w:szCs w:val="30"/>
          <w:rtl w:val="0"/>
        </w:rPr>
        <w:t xml:space="preserve">Key Takeaway:</w:t>
      </w:r>
      <w:r w:rsidDel="00000000" w:rsidR="00000000" w:rsidRPr="00000000">
        <w:rPr>
          <w:b w:val="1"/>
          <w:bCs w:val="1"/>
          <w:rtl w:val="0"/>
        </w:rPr>
        <w:br w:type="textWrapping"/>
      </w:r>
      <w:r w:rsidDel="00000000" w:rsidR="00000000" w:rsidRPr="00000000">
        <w:rPr>
          <w:rtl w:val="0"/>
        </w:rPr>
        <w:t xml:space="preserve"> An </w:t>
      </w:r>
      <w:r w:rsidDel="00000000" w:rsidR="00000000" w:rsidRPr="00000000">
        <w:rPr>
          <w:b w:val="1"/>
          <w:bCs w:val="1"/>
          <w:rtl w:val="0"/>
        </w:rPr>
        <w:t xml:space="preserve">agentic AI platform</w:t>
      </w:r>
      <w:r w:rsidDel="00000000" w:rsidR="00000000" w:rsidRPr="00000000">
        <w:rPr>
          <w:rtl w:val="0"/>
        </w:rPr>
        <w:t xml:space="preserve"> is more than just an LLM—it’s a </w:t>
      </w:r>
      <w:r w:rsidDel="00000000" w:rsidR="00000000" w:rsidRPr="00000000">
        <w:rPr>
          <w:b w:val="1"/>
          <w:bCs w:val="1"/>
          <w:rtl w:val="0"/>
        </w:rPr>
        <w:t xml:space="preserve">complete ecosystem</w:t>
      </w:r>
      <w:r w:rsidDel="00000000" w:rsidR="00000000" w:rsidRPr="00000000">
        <w:rPr>
          <w:rtl w:val="0"/>
        </w:rPr>
        <w:t xml:space="preserve"> that enables autonomous, multi-agent workflows with tools, memory, validation, and orchestration, making complex real-world problem-solving scalable and manageable.</w:t>
      </w:r>
    </w:p>
    <w:p w:rsidR="00000000" w:rsidDel="00000000" w:rsidP="00000000" w:rsidRDefault="00000000" w:rsidRPr="00000000" w14:paraId="00000421">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zgk43lu0fi" w:id="89"/>
      <w:bookmarkEnd w:id="89"/>
      <w:r w:rsidDel="00000000" w:rsidR="00000000" w:rsidRPr="00000000">
        <w:rPr>
          <w:b w:val="1"/>
          <w:bCs w:val="1"/>
          <w:sz w:val="46"/>
          <w:szCs w:val="46"/>
          <w:rtl w:val="0"/>
        </w:rPr>
        <w:t xml:space="preserve">Agentic AI Platform Features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5i54t0t38y2v" w:id="90"/>
      <w:bookmarkEnd w:id="90"/>
      <w:r w:rsidDel="00000000" w:rsidR="00000000" w:rsidRPr="00000000">
        <w:rPr>
          <w:rFonts w:ascii="Andika" w:cs="Andika" w:eastAsia="Andika" w:hAnsi="Andika"/>
          <w:b w:val="1"/>
          <w:bCs w:val="1"/>
          <w:color w:val="000000"/>
          <w:sz w:val="26"/>
          <w:szCs w:val="26"/>
          <w:rtl w:val="0"/>
        </w:rPr>
        <w:t xml:space="preserve">1️⃣ Must-Have Features</w:t>
      </w:r>
    </w:p>
    <w:p w:rsidR="00000000" w:rsidDel="00000000" w:rsidP="00000000" w:rsidRDefault="00000000" w:rsidRPr="00000000" w14:paraId="00000424">
      <w:pPr>
        <w:spacing w:after="240" w:before="240" w:lineRule="auto"/>
        <w:rPr/>
      </w:pPr>
      <w:r w:rsidDel="00000000" w:rsidR="00000000" w:rsidRPr="00000000">
        <w:rPr>
          <w:rtl w:val="0"/>
        </w:rPr>
        <w:t xml:space="preserve">These are essential for any platform to function as a reliable agentic AI system.</w:t>
      </w:r>
    </w:p>
    <w:tbl>
      <w:tblPr>
        <w:tblStyle w:val="Table1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80"/>
        <w:gridCol w:w="6140"/>
        <w:tblGridChange w:id="0">
          <w:tblGrid>
            <w:gridCol w:w="3080"/>
            <w:gridCol w:w="6140"/>
          </w:tblGrid>
        </w:tblGridChange>
      </w:tblGrid>
      <w:tr>
        <w:trPr>
          <w:cantSplit w:val="0"/>
          <w:trHeight w:val="500" w:hRule="atLeast"/>
          <w:tblHeader w:val="0"/>
        </w:trPr>
        <w:tc>
          <w:tcPr/>
          <w:p w:rsidR="00000000" w:rsidDel="00000000" w:rsidP="00000000" w:rsidRDefault="00000000" w:rsidRPr="00000000" w14:paraId="00000425">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7">
            <w:pPr>
              <w:rPr/>
            </w:pPr>
            <w:r w:rsidDel="00000000" w:rsidR="00000000" w:rsidRPr="00000000">
              <w:rPr>
                <w:b w:val="1"/>
                <w:bCs w:val="1"/>
                <w:rtl w:val="0"/>
              </w:rPr>
              <w:t xml:space="preserve">Create Agents</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tl w:val="0"/>
              </w:rPr>
              <w:t xml:space="preserve">Ability to define, configure, and deploy AI agents (with LLM, tools, reasoning loop).</w:t>
            </w:r>
          </w:p>
        </w:tc>
      </w:tr>
      <w:tr>
        <w:trPr>
          <w:cantSplit w:val="0"/>
          <w:trHeight w:val="770" w:hRule="atLeast"/>
          <w:tblHeader w:val="0"/>
        </w:trPr>
        <w:tc>
          <w:tcPr/>
          <w:p w:rsidR="00000000" w:rsidDel="00000000" w:rsidP="00000000" w:rsidRDefault="00000000" w:rsidRPr="00000000" w14:paraId="00000429">
            <w:pPr>
              <w:rPr/>
            </w:pPr>
            <w:r w:rsidDel="00000000" w:rsidR="00000000" w:rsidRPr="00000000">
              <w:rPr>
                <w:b w:val="1"/>
                <w:bCs w:val="1"/>
                <w:rtl w:val="0"/>
              </w:rPr>
              <w:t xml:space="preserve">Register Tools</w:t>
            </w:r>
            <w:r w:rsidDel="00000000" w:rsidR="00000000" w:rsidRPr="00000000">
              <w:rPr>
                <w:rtl w:val="0"/>
              </w:rPr>
            </w:r>
          </w:p>
        </w:tc>
        <w:tc>
          <w:tcPr/>
          <w:p w:rsidR="00000000" w:rsidDel="00000000" w:rsidP="00000000" w:rsidRDefault="00000000" w:rsidRPr="00000000" w14:paraId="0000042A">
            <w:pPr>
              <w:rPr/>
            </w:pPr>
            <w:r w:rsidDel="00000000" w:rsidR="00000000" w:rsidRPr="00000000">
              <w:rPr>
                <w:rtl w:val="0"/>
              </w:rPr>
              <w:t xml:space="preserve">Define reusable tools/APIs that agents can call (flight search, calculator, database query, etc.).</w:t>
            </w:r>
          </w:p>
        </w:tc>
      </w:tr>
      <w:tr>
        <w:trPr>
          <w:cantSplit w:val="0"/>
          <w:trHeight w:val="770" w:hRule="atLeast"/>
          <w:tblHeader w:val="0"/>
        </w:trPr>
        <w:tc>
          <w:tcPr/>
          <w:p w:rsidR="00000000" w:rsidDel="00000000" w:rsidP="00000000" w:rsidRDefault="00000000" w:rsidRPr="00000000" w14:paraId="0000042B">
            <w:pPr>
              <w:rPr/>
            </w:pPr>
            <w:r w:rsidDel="00000000" w:rsidR="00000000" w:rsidRPr="00000000">
              <w:rPr>
                <w:b w:val="1"/>
                <w:bCs w:val="1"/>
                <w:rtl w:val="0"/>
              </w:rPr>
              <w:t xml:space="preserve">Memory / Knowledge Store Integration</w:t>
            </w:r>
            <w:r w:rsidDel="00000000" w:rsidR="00000000" w:rsidRPr="00000000">
              <w:rPr>
                <w:rtl w:val="0"/>
              </w:rPr>
            </w:r>
          </w:p>
        </w:tc>
        <w:tc>
          <w:tcPr/>
          <w:p w:rsidR="00000000" w:rsidDel="00000000" w:rsidP="00000000" w:rsidRDefault="00000000" w:rsidRPr="00000000" w14:paraId="0000042C">
            <w:pPr>
              <w:rPr/>
            </w:pPr>
            <w:r w:rsidDel="00000000" w:rsidR="00000000" w:rsidRPr="00000000">
              <w:rPr>
                <w:rtl w:val="0"/>
              </w:rPr>
              <w:t xml:space="preserve">Short-term and long-term memory for agents, including vector stores, databases, or session memory.</w:t>
            </w:r>
          </w:p>
        </w:tc>
      </w:tr>
      <w:tr>
        <w:trPr>
          <w:cantSplit w:val="0"/>
          <w:trHeight w:val="770" w:hRule="atLeast"/>
          <w:tblHeader w:val="0"/>
        </w:trPr>
        <w:tc>
          <w:tcPr/>
          <w:p w:rsidR="00000000" w:rsidDel="00000000" w:rsidP="00000000" w:rsidRDefault="00000000" w:rsidRPr="00000000" w14:paraId="0000042D">
            <w:pPr>
              <w:rPr/>
            </w:pPr>
            <w:r w:rsidDel="00000000" w:rsidR="00000000" w:rsidRPr="00000000">
              <w:rPr>
                <w:b w:val="1"/>
                <w:bCs w:val="1"/>
                <w:rtl w:val="0"/>
              </w:rPr>
              <w:t xml:space="preserve">Workflow Executor</w:t>
            </w:r>
            <w:r w:rsidDel="00000000" w:rsidR="00000000" w:rsidRPr="00000000">
              <w:rPr>
                <w:rtl w:val="0"/>
              </w:rPr>
            </w:r>
          </w:p>
        </w:tc>
        <w:tc>
          <w:tcPr/>
          <w:p w:rsidR="00000000" w:rsidDel="00000000" w:rsidP="00000000" w:rsidRDefault="00000000" w:rsidRPr="00000000" w14:paraId="0000042E">
            <w:pPr>
              <w:rPr/>
            </w:pPr>
            <w:r w:rsidDel="00000000" w:rsidR="00000000" w:rsidRPr="00000000">
              <w:rPr>
                <w:rtl w:val="0"/>
              </w:rPr>
              <w:t xml:space="preserve">Mechanism to execute multi-step workflows, including sequencing of agent/tool calls.</w:t>
            </w:r>
          </w:p>
        </w:tc>
      </w:tr>
      <w:tr>
        <w:trPr>
          <w:cantSplit w:val="0"/>
          <w:trHeight w:val="770" w:hRule="atLeast"/>
          <w:tblHeader w:val="0"/>
        </w:trPr>
        <w:tc>
          <w:tcPr/>
          <w:p w:rsidR="00000000" w:rsidDel="00000000" w:rsidP="00000000" w:rsidRDefault="00000000" w:rsidRPr="00000000" w14:paraId="0000042F">
            <w:pPr>
              <w:rPr/>
            </w:pPr>
            <w:r w:rsidDel="00000000" w:rsidR="00000000" w:rsidRPr="00000000">
              <w:rPr>
                <w:b w:val="1"/>
                <w:bCs w:val="1"/>
                <w:rtl w:val="0"/>
              </w:rPr>
              <w:t xml:space="preserve">MCP (Tool Protocol) Support</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Standardized interface for agents to interact with external tools safely and reliably.</w:t>
            </w:r>
          </w:p>
        </w:tc>
      </w:tr>
      <w:tr>
        <w:trPr>
          <w:cantSplit w:val="0"/>
          <w:trHeight w:val="500" w:hRule="atLeast"/>
          <w:tblHeader w:val="0"/>
        </w:trPr>
        <w:tc>
          <w:tcPr/>
          <w:p w:rsidR="00000000" w:rsidDel="00000000" w:rsidP="00000000" w:rsidRDefault="00000000" w:rsidRPr="00000000" w14:paraId="00000431">
            <w:pPr>
              <w:rPr/>
            </w:pPr>
            <w:r w:rsidDel="00000000" w:rsidR="00000000" w:rsidRPr="00000000">
              <w:rPr>
                <w:b w:val="1"/>
                <w:bCs w:val="1"/>
                <w:rtl w:val="0"/>
              </w:rPr>
              <w:t xml:space="preserve">Input/Output Management</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Handles user prompts, structured inputs, and tool outputs.</w:t>
            </w:r>
          </w:p>
        </w:tc>
      </w:tr>
      <w:tr>
        <w:trPr>
          <w:cantSplit w:val="0"/>
          <w:trHeight w:val="770" w:hRule="atLeast"/>
          <w:tblHeader w:val="0"/>
        </w:trPr>
        <w:tc>
          <w:tcPr/>
          <w:p w:rsidR="00000000" w:rsidDel="00000000" w:rsidP="00000000" w:rsidRDefault="00000000" w:rsidRPr="00000000" w14:paraId="00000433">
            <w:pPr>
              <w:rPr/>
            </w:pPr>
            <w:r w:rsidDel="00000000" w:rsidR="00000000" w:rsidRPr="00000000">
              <w:rPr>
                <w:b w:val="1"/>
                <w:bCs w:val="1"/>
                <w:rtl w:val="0"/>
              </w:rPr>
              <w:t xml:space="preserve">Validation / Guardrails</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tl w:val="0"/>
              </w:rPr>
              <w:t xml:space="preserve">Schema or policy enforcement to ensure safe and correct agent/tool outputs.</w:t>
            </w:r>
          </w:p>
        </w:tc>
      </w:tr>
      <w:tr>
        <w:trPr>
          <w:cantSplit w:val="0"/>
          <w:trHeight w:val="770" w:hRule="atLeast"/>
          <w:tblHeader w:val="0"/>
        </w:trPr>
        <w:tc>
          <w:tcPr/>
          <w:p w:rsidR="00000000" w:rsidDel="00000000" w:rsidP="00000000" w:rsidRDefault="00000000" w:rsidRPr="00000000" w14:paraId="00000435">
            <w:pPr>
              <w:rPr/>
            </w:pPr>
            <w:r w:rsidDel="00000000" w:rsidR="00000000" w:rsidRPr="00000000">
              <w:rPr>
                <w:b w:val="1"/>
                <w:bCs w:val="1"/>
                <w:rtl w:val="0"/>
              </w:rPr>
              <w:t xml:space="preserve">Monitoring &amp; Logging</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tl w:val="0"/>
              </w:rPr>
              <w:t xml:space="preserve">Tracks agent actions, tool calls, errors, and workflow execution for debugging and auditability.</w:t>
            </w:r>
          </w:p>
        </w:tc>
      </w:tr>
      <w:tr>
        <w:trPr>
          <w:cantSplit w:val="0"/>
          <w:trHeight w:val="770" w:hRule="atLeast"/>
          <w:tblHeader w:val="0"/>
        </w:trPr>
        <w:tc>
          <w:tcPr/>
          <w:p w:rsidR="00000000" w:rsidDel="00000000" w:rsidP="00000000" w:rsidRDefault="00000000" w:rsidRPr="00000000" w14:paraId="00000437">
            <w:pPr>
              <w:rPr/>
            </w:pPr>
            <w:r w:rsidDel="00000000" w:rsidR="00000000" w:rsidRPr="00000000">
              <w:rPr>
                <w:b w:val="1"/>
                <w:bCs w:val="1"/>
                <w:rtl w:val="0"/>
              </w:rPr>
              <w:t xml:space="preserve">Register Credentials / API Keys</w:t>
            </w: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t xml:space="preserve">Secure storage of keys, tokens, and credentials for tools and MCP servers.</w:t>
            </w:r>
          </w:p>
        </w:tc>
      </w:tr>
    </w:tbl>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1eay52nuv503" w:id="91"/>
      <w:bookmarkEnd w:id="91"/>
      <w:r w:rsidDel="00000000" w:rsidR="00000000" w:rsidRPr="00000000">
        <w:rPr>
          <w:rFonts w:ascii="Andika" w:cs="Andika" w:eastAsia="Andika" w:hAnsi="Andika"/>
          <w:b w:val="1"/>
          <w:bCs w:val="1"/>
          <w:color w:val="000000"/>
          <w:sz w:val="26"/>
          <w:szCs w:val="26"/>
          <w:rtl w:val="0"/>
        </w:rPr>
        <w:t xml:space="preserve">2️⃣ Should-Have Features</w:t>
      </w:r>
    </w:p>
    <w:p w:rsidR="00000000" w:rsidDel="00000000" w:rsidP="00000000" w:rsidRDefault="00000000" w:rsidRPr="00000000" w14:paraId="0000043B">
      <w:pPr>
        <w:spacing w:after="240" w:before="240" w:lineRule="auto"/>
        <w:rPr/>
      </w:pPr>
      <w:r w:rsidDel="00000000" w:rsidR="00000000" w:rsidRPr="00000000">
        <w:rPr>
          <w:rtl w:val="0"/>
        </w:rPr>
        <w:t xml:space="preserve">These improve usability, maintainability, and multi-agent orchestration but are not strictly required to start.</w:t>
      </w:r>
    </w:p>
    <w:tbl>
      <w:tblPr>
        <w:tblStyle w:val="Table1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70"/>
        <w:gridCol w:w="5750"/>
        <w:tblGridChange w:id="0">
          <w:tblGrid>
            <w:gridCol w:w="3470"/>
            <w:gridCol w:w="5750"/>
          </w:tblGrid>
        </w:tblGridChange>
      </w:tblGrid>
      <w:tr>
        <w:trPr>
          <w:cantSplit w:val="0"/>
          <w:trHeight w:val="500" w:hRule="atLeast"/>
          <w:tblHeader w:val="0"/>
        </w:trPr>
        <w:tc>
          <w:tcPr/>
          <w:p w:rsidR="00000000" w:rsidDel="00000000" w:rsidP="00000000" w:rsidRDefault="00000000" w:rsidRPr="00000000" w14:paraId="0000043C">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43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3E">
            <w:pPr>
              <w:rPr/>
            </w:pPr>
            <w:r w:rsidDel="00000000" w:rsidR="00000000" w:rsidRPr="00000000">
              <w:rPr>
                <w:b w:val="1"/>
                <w:bCs w:val="1"/>
                <w:rtl w:val="0"/>
              </w:rPr>
              <w:t xml:space="preserve">Orchestrator / Multi-Agent Coordination (A2A)</w:t>
            </w:r>
            <w:r w:rsidDel="00000000" w:rsidR="00000000" w:rsidRPr="00000000">
              <w:rPr>
                <w:rtl w:val="0"/>
              </w:rPr>
            </w:r>
          </w:p>
        </w:tc>
        <w:tc>
          <w:tcPr/>
          <w:p w:rsidR="00000000" w:rsidDel="00000000" w:rsidP="00000000" w:rsidRDefault="00000000" w:rsidRPr="00000000" w14:paraId="0000043F">
            <w:pPr>
              <w:rPr/>
            </w:pPr>
            <w:r w:rsidDel="00000000" w:rsidR="00000000" w:rsidRPr="00000000">
              <w:rPr>
                <w:rtl w:val="0"/>
              </w:rPr>
              <w:t xml:space="preserve">Supervises interactions between multiple agents, ensuring proper delegation and collaboration.</w:t>
            </w:r>
          </w:p>
        </w:tc>
      </w:tr>
      <w:tr>
        <w:trPr>
          <w:cantSplit w:val="0"/>
          <w:trHeight w:val="770" w:hRule="atLeast"/>
          <w:tblHeader w:val="0"/>
        </w:trPr>
        <w:tc>
          <w:tcPr/>
          <w:p w:rsidR="00000000" w:rsidDel="00000000" w:rsidP="00000000" w:rsidRDefault="00000000" w:rsidRPr="00000000" w14:paraId="00000440">
            <w:pPr>
              <w:rPr/>
            </w:pPr>
            <w:r w:rsidDel="00000000" w:rsidR="00000000" w:rsidRPr="00000000">
              <w:rPr>
                <w:b w:val="1"/>
                <w:bCs w:val="1"/>
                <w:rtl w:val="0"/>
              </w:rPr>
              <w:t xml:space="preserve">Scheduler</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tl w:val="0"/>
              </w:rPr>
              <w:t xml:space="preserve">Schedule workflows or agent tasks to run at specific times or intervals.</w:t>
            </w:r>
          </w:p>
        </w:tc>
      </w:tr>
      <w:tr>
        <w:trPr>
          <w:cantSplit w:val="0"/>
          <w:trHeight w:val="770" w:hRule="atLeast"/>
          <w:tblHeader w:val="0"/>
        </w:trPr>
        <w:tc>
          <w:tcPr/>
          <w:p w:rsidR="00000000" w:rsidDel="00000000" w:rsidP="00000000" w:rsidRDefault="00000000" w:rsidRPr="00000000" w14:paraId="00000442">
            <w:pPr>
              <w:rPr/>
            </w:pPr>
            <w:r w:rsidDel="00000000" w:rsidR="00000000" w:rsidRPr="00000000">
              <w:rPr>
                <w:b w:val="1"/>
                <w:bCs w:val="1"/>
                <w:rtl w:val="0"/>
              </w:rPr>
              <w:t xml:space="preserve">Conditional Logic / Branching in Workflows</w:t>
            </w:r>
            <w:r w:rsidDel="00000000" w:rsidR="00000000" w:rsidRPr="00000000">
              <w:rPr>
                <w:rtl w:val="0"/>
              </w:rPr>
            </w:r>
          </w:p>
        </w:tc>
        <w:tc>
          <w:tcPr/>
          <w:p w:rsidR="00000000" w:rsidDel="00000000" w:rsidP="00000000" w:rsidRDefault="00000000" w:rsidRPr="00000000" w14:paraId="00000443">
            <w:pPr>
              <w:rPr/>
            </w:pPr>
            <w:r w:rsidDel="00000000" w:rsidR="00000000" w:rsidRPr="00000000">
              <w:rPr>
                <w:rtl w:val="0"/>
              </w:rPr>
              <w:t xml:space="preserve">Supports if-else or decision-making in workflows based on agent/tool outputs.</w:t>
            </w:r>
          </w:p>
        </w:tc>
      </w:tr>
      <w:tr>
        <w:trPr>
          <w:cantSplit w:val="0"/>
          <w:trHeight w:val="770" w:hRule="atLeast"/>
          <w:tblHeader w:val="0"/>
        </w:trPr>
        <w:tc>
          <w:tcPr/>
          <w:p w:rsidR="00000000" w:rsidDel="00000000" w:rsidP="00000000" w:rsidRDefault="00000000" w:rsidRPr="00000000" w14:paraId="00000444">
            <w:pPr>
              <w:rPr/>
            </w:pPr>
            <w:r w:rsidDel="00000000" w:rsidR="00000000" w:rsidRPr="00000000">
              <w:rPr>
                <w:b w:val="1"/>
                <w:bCs w:val="1"/>
                <w:rtl w:val="0"/>
              </w:rPr>
              <w:t xml:space="preserve">Reusable Workflow Templates</w:t>
            </w:r>
            <w:r w:rsidDel="00000000" w:rsidR="00000000" w:rsidRPr="00000000">
              <w:rPr>
                <w:rtl w:val="0"/>
              </w:rPr>
            </w:r>
          </w:p>
        </w:tc>
        <w:tc>
          <w:tcPr/>
          <w:p w:rsidR="00000000" w:rsidDel="00000000" w:rsidP="00000000" w:rsidRDefault="00000000" w:rsidRPr="00000000" w14:paraId="00000445">
            <w:pPr>
              <w:rPr/>
            </w:pPr>
            <w:r w:rsidDel="00000000" w:rsidR="00000000" w:rsidRPr="00000000">
              <w:rPr>
                <w:rtl w:val="0"/>
              </w:rPr>
              <w:t xml:space="preserve">Predefined workflow patterns for common tasks (e.g., document summarization, trip planning).</w:t>
            </w:r>
          </w:p>
        </w:tc>
      </w:tr>
      <w:tr>
        <w:trPr>
          <w:cantSplit w:val="0"/>
          <w:trHeight w:val="770" w:hRule="atLeast"/>
          <w:tblHeader w:val="0"/>
        </w:trPr>
        <w:tc>
          <w:tcPr/>
          <w:p w:rsidR="00000000" w:rsidDel="00000000" w:rsidP="00000000" w:rsidRDefault="00000000" w:rsidRPr="00000000" w14:paraId="00000446">
            <w:pPr>
              <w:rPr/>
            </w:pPr>
            <w:r w:rsidDel="00000000" w:rsidR="00000000" w:rsidRPr="00000000">
              <w:rPr>
                <w:b w:val="1"/>
                <w:bCs w:val="1"/>
                <w:rtl w:val="0"/>
              </w:rPr>
              <w:t xml:space="preserve">Versioning &amp; Change Management</w:t>
            </w:r>
            <w:r w:rsidDel="00000000" w:rsidR="00000000" w:rsidRPr="00000000">
              <w:rPr>
                <w:rtl w:val="0"/>
              </w:rPr>
            </w:r>
          </w:p>
        </w:tc>
        <w:tc>
          <w:tcPr/>
          <w:p w:rsidR="00000000" w:rsidDel="00000000" w:rsidP="00000000" w:rsidRDefault="00000000" w:rsidRPr="00000000" w14:paraId="00000447">
            <w:pPr>
              <w:rPr/>
            </w:pPr>
            <w:r w:rsidDel="00000000" w:rsidR="00000000" w:rsidRPr="00000000">
              <w:rPr>
                <w:rtl w:val="0"/>
              </w:rPr>
              <w:t xml:space="preserve">Track changes in agents, tools, and workflows over time.</w:t>
            </w:r>
          </w:p>
        </w:tc>
      </w:tr>
      <w:tr>
        <w:trPr>
          <w:cantSplit w:val="0"/>
          <w:trHeight w:val="770" w:hRule="atLeast"/>
          <w:tblHeader w:val="0"/>
        </w:trPr>
        <w:tc>
          <w:tcPr/>
          <w:p w:rsidR="00000000" w:rsidDel="00000000" w:rsidP="00000000" w:rsidRDefault="00000000" w:rsidRPr="00000000" w14:paraId="00000448">
            <w:pPr>
              <w:rPr/>
            </w:pPr>
            <w:r w:rsidDel="00000000" w:rsidR="00000000" w:rsidRPr="00000000">
              <w:rPr>
                <w:b w:val="1"/>
                <w:bCs w:val="1"/>
                <w:rtl w:val="0"/>
              </w:rPr>
              <w:t xml:space="preserve">Role-Based Access Control (RBAC)</w:t>
            </w:r>
            <w:r w:rsidDel="00000000" w:rsidR="00000000" w:rsidRPr="00000000">
              <w:rPr>
                <w:rtl w:val="0"/>
              </w:rPr>
            </w:r>
          </w:p>
        </w:tc>
        <w:tc>
          <w:tcPr/>
          <w:p w:rsidR="00000000" w:rsidDel="00000000" w:rsidP="00000000" w:rsidRDefault="00000000" w:rsidRPr="00000000" w14:paraId="00000449">
            <w:pPr>
              <w:rPr/>
            </w:pPr>
            <w:r w:rsidDel="00000000" w:rsidR="00000000" w:rsidRPr="00000000">
              <w:rPr>
                <w:rtl w:val="0"/>
              </w:rPr>
              <w:t xml:space="preserve">Control access to agents, tools, workflows, and sensitive data.</w:t>
            </w:r>
          </w:p>
        </w:tc>
      </w:tr>
      <w:tr>
        <w:trPr>
          <w:cantSplit w:val="0"/>
          <w:trHeight w:val="770" w:hRule="atLeast"/>
          <w:tblHeader w:val="0"/>
        </w:trPr>
        <w:tc>
          <w:tcPr/>
          <w:p w:rsidR="00000000" w:rsidDel="00000000" w:rsidP="00000000" w:rsidRDefault="00000000" w:rsidRPr="00000000" w14:paraId="0000044A">
            <w:pPr>
              <w:rPr/>
            </w:pPr>
            <w:r w:rsidDel="00000000" w:rsidR="00000000" w:rsidRPr="00000000">
              <w:rPr>
                <w:b w:val="1"/>
                <w:bCs w:val="1"/>
                <w:rtl w:val="0"/>
              </w:rPr>
              <w:t xml:space="preserve">Error Handling &amp; Retry Mechanisms</w:t>
            </w:r>
            <w:r w:rsidDel="00000000" w:rsidR="00000000" w:rsidRPr="00000000">
              <w:rPr>
                <w:rtl w:val="0"/>
              </w:rPr>
            </w:r>
          </w:p>
        </w:tc>
        <w:tc>
          <w:tcPr/>
          <w:p w:rsidR="00000000" w:rsidDel="00000000" w:rsidP="00000000" w:rsidRDefault="00000000" w:rsidRPr="00000000" w14:paraId="0000044B">
            <w:pPr>
              <w:rPr/>
            </w:pPr>
            <w:r w:rsidDel="00000000" w:rsidR="00000000" w:rsidRPr="00000000">
              <w:rPr>
                <w:rtl w:val="0"/>
              </w:rPr>
              <w:t xml:space="preserve">Automatic retries and error recovery within workflows and agent actions.</w:t>
            </w:r>
          </w:p>
        </w:tc>
      </w:tr>
    </w:tbl>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6mgfmsmyzdz4" w:id="92"/>
      <w:bookmarkEnd w:id="92"/>
      <w:r w:rsidDel="00000000" w:rsidR="00000000" w:rsidRPr="00000000">
        <w:rPr>
          <w:rFonts w:ascii="Andika" w:cs="Andika" w:eastAsia="Andika" w:hAnsi="Andika"/>
          <w:b w:val="1"/>
          <w:bCs w:val="1"/>
          <w:color w:val="000000"/>
          <w:sz w:val="26"/>
          <w:szCs w:val="26"/>
          <w:rtl w:val="0"/>
        </w:rPr>
        <w:t xml:space="preserve">3️⃣ Could-Have Features</w:t>
      </w:r>
    </w:p>
    <w:p w:rsidR="00000000" w:rsidDel="00000000" w:rsidP="00000000" w:rsidRDefault="00000000" w:rsidRPr="00000000" w14:paraId="0000044E">
      <w:pPr>
        <w:spacing w:after="240" w:before="240" w:lineRule="auto"/>
        <w:rPr/>
      </w:pPr>
      <w:r w:rsidDel="00000000" w:rsidR="00000000" w:rsidRPr="00000000">
        <w:rPr>
          <w:rtl w:val="0"/>
        </w:rPr>
        <w:t xml:space="preserve">Optional features that enhance user experience, collaboration, or advanced capabilities.</w:t>
      </w:r>
    </w:p>
    <w:tbl>
      <w:tblPr>
        <w:tblStyle w:val="Table1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p w:rsidR="00000000" w:rsidDel="00000000" w:rsidP="00000000" w:rsidRDefault="00000000" w:rsidRPr="00000000" w14:paraId="0000044F">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45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51">
            <w:pPr>
              <w:rPr/>
            </w:pPr>
            <w:r w:rsidDel="00000000" w:rsidR="00000000" w:rsidRPr="00000000">
              <w:rPr>
                <w:b w:val="1"/>
                <w:bCs w:val="1"/>
                <w:rtl w:val="0"/>
              </w:rPr>
              <w:t xml:space="preserve">Visual Drag-and-Drop Workflow Builder</w:t>
            </w:r>
            <w:r w:rsidDel="00000000" w:rsidR="00000000" w:rsidRPr="00000000">
              <w:rPr>
                <w:rtl w:val="0"/>
              </w:rPr>
            </w:r>
          </w:p>
        </w:tc>
        <w:tc>
          <w:tcPr/>
          <w:p w:rsidR="00000000" w:rsidDel="00000000" w:rsidP="00000000" w:rsidRDefault="00000000" w:rsidRPr="00000000" w14:paraId="00000452">
            <w:pPr>
              <w:rPr/>
            </w:pPr>
            <w:r w:rsidDel="00000000" w:rsidR="00000000" w:rsidRPr="00000000">
              <w:rPr>
                <w:rtl w:val="0"/>
              </w:rPr>
              <w:t xml:space="preserve">Graphical interface for creating multi-agent workflows without code.</w:t>
            </w:r>
          </w:p>
        </w:tc>
      </w:tr>
      <w:tr>
        <w:trPr>
          <w:cantSplit w:val="0"/>
          <w:trHeight w:val="770" w:hRule="atLeast"/>
          <w:tblHeader w:val="0"/>
        </w:trPr>
        <w:tc>
          <w:tcPr/>
          <w:p w:rsidR="00000000" w:rsidDel="00000000" w:rsidP="00000000" w:rsidRDefault="00000000" w:rsidRPr="00000000" w14:paraId="00000453">
            <w:pPr>
              <w:rPr/>
            </w:pPr>
            <w:r w:rsidDel="00000000" w:rsidR="00000000" w:rsidRPr="00000000">
              <w:rPr>
                <w:b w:val="1"/>
                <w:bCs w:val="1"/>
                <w:rtl w:val="0"/>
              </w:rPr>
              <w:t xml:space="preserve">Analytics &amp; Performance Dashboards</w:t>
            </w:r>
            <w:r w:rsidDel="00000000" w:rsidR="00000000" w:rsidRPr="00000000">
              <w:rPr>
                <w:rtl w:val="0"/>
              </w:rPr>
            </w:r>
          </w:p>
        </w:tc>
        <w:tc>
          <w:tcPr/>
          <w:p w:rsidR="00000000" w:rsidDel="00000000" w:rsidP="00000000" w:rsidRDefault="00000000" w:rsidRPr="00000000" w14:paraId="00000454">
            <w:pPr>
              <w:rPr/>
            </w:pPr>
            <w:r w:rsidDel="00000000" w:rsidR="00000000" w:rsidRPr="00000000">
              <w:rPr>
                <w:rtl w:val="0"/>
              </w:rPr>
              <w:t xml:space="preserve">Insights into workflow execution times, agent usage, success rates, etc.</w:t>
            </w:r>
          </w:p>
        </w:tc>
      </w:tr>
      <w:tr>
        <w:trPr>
          <w:cantSplit w:val="0"/>
          <w:trHeight w:val="770" w:hRule="atLeast"/>
          <w:tblHeader w:val="0"/>
        </w:trPr>
        <w:tc>
          <w:tcPr/>
          <w:p w:rsidR="00000000" w:rsidDel="00000000" w:rsidP="00000000" w:rsidRDefault="00000000" w:rsidRPr="00000000" w14:paraId="00000455">
            <w:pPr>
              <w:rPr/>
            </w:pPr>
            <w:r w:rsidDel="00000000" w:rsidR="00000000" w:rsidRPr="00000000">
              <w:rPr>
                <w:b w:val="1"/>
                <w:bCs w:val="1"/>
                <w:rtl w:val="0"/>
              </w:rPr>
              <w:t xml:space="preserve">Collaboration Tools</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tl w:val="0"/>
              </w:rPr>
              <w:t xml:space="preserve">Shared workspaces, comments, or versioned workflows for teams.</w:t>
            </w:r>
          </w:p>
        </w:tc>
      </w:tr>
      <w:tr>
        <w:trPr>
          <w:cantSplit w:val="0"/>
          <w:trHeight w:val="770" w:hRule="atLeast"/>
          <w:tblHeader w:val="0"/>
        </w:trPr>
        <w:tc>
          <w:tcPr/>
          <w:p w:rsidR="00000000" w:rsidDel="00000000" w:rsidP="00000000" w:rsidRDefault="00000000" w:rsidRPr="00000000" w14:paraId="00000457">
            <w:pPr>
              <w:rPr/>
            </w:pPr>
            <w:r w:rsidDel="00000000" w:rsidR="00000000" w:rsidRPr="00000000">
              <w:rPr>
                <w:b w:val="1"/>
                <w:bCs w:val="1"/>
                <w:rtl w:val="0"/>
              </w:rPr>
              <w:t xml:space="preserve">Dynamic Tool Discovery / Creation</w:t>
            </w:r>
            <w:r w:rsidDel="00000000" w:rsidR="00000000" w:rsidRPr="00000000">
              <w:rPr>
                <w:rtl w:val="0"/>
              </w:rPr>
            </w:r>
          </w:p>
        </w:tc>
        <w:tc>
          <w:tcPr/>
          <w:p w:rsidR="00000000" w:rsidDel="00000000" w:rsidP="00000000" w:rsidRDefault="00000000" w:rsidRPr="00000000" w14:paraId="00000458">
            <w:pPr>
              <w:rPr/>
            </w:pPr>
            <w:r w:rsidDel="00000000" w:rsidR="00000000" w:rsidRPr="00000000">
              <w:rPr>
                <w:rtl w:val="0"/>
              </w:rPr>
              <w:t xml:space="preserve">Allow agents to dynamically register or discover new tools at runtime.</w:t>
            </w:r>
          </w:p>
        </w:tc>
      </w:tr>
      <w:tr>
        <w:trPr>
          <w:cantSplit w:val="0"/>
          <w:trHeight w:val="770" w:hRule="atLeast"/>
          <w:tblHeader w:val="0"/>
        </w:trPr>
        <w:tc>
          <w:tcPr/>
          <w:p w:rsidR="00000000" w:rsidDel="00000000" w:rsidP="00000000" w:rsidRDefault="00000000" w:rsidRPr="00000000" w14:paraId="00000459">
            <w:pPr>
              <w:rPr/>
            </w:pPr>
            <w:r w:rsidDel="00000000" w:rsidR="00000000" w:rsidRPr="00000000">
              <w:rPr>
                <w:b w:val="1"/>
                <w:bCs w:val="1"/>
                <w:rtl w:val="0"/>
              </w:rPr>
              <w:t xml:space="preserve">Simulator / Sandbox Mode</w:t>
            </w:r>
            <w:r w:rsidDel="00000000" w:rsidR="00000000" w:rsidRPr="00000000">
              <w:rPr>
                <w:rtl w:val="0"/>
              </w:rPr>
            </w:r>
          </w:p>
        </w:tc>
        <w:tc>
          <w:tcPr/>
          <w:p w:rsidR="00000000" w:rsidDel="00000000" w:rsidP="00000000" w:rsidRDefault="00000000" w:rsidRPr="00000000" w14:paraId="0000045A">
            <w:pPr>
              <w:rPr/>
            </w:pPr>
            <w:r w:rsidDel="00000000" w:rsidR="00000000" w:rsidRPr="00000000">
              <w:rPr>
                <w:rtl w:val="0"/>
              </w:rPr>
              <w:t xml:space="preserve">Test workflows and agent behaviors safely before production.</w:t>
            </w:r>
          </w:p>
        </w:tc>
      </w:tr>
      <w:tr>
        <w:trPr>
          <w:cantSplit w:val="0"/>
          <w:trHeight w:val="770" w:hRule="atLeast"/>
          <w:tblHeader w:val="0"/>
        </w:trPr>
        <w:tc>
          <w:tcPr/>
          <w:p w:rsidR="00000000" w:rsidDel="00000000" w:rsidP="00000000" w:rsidRDefault="00000000" w:rsidRPr="00000000" w14:paraId="0000045B">
            <w:pPr>
              <w:rPr/>
            </w:pPr>
            <w:r w:rsidDel="00000000" w:rsidR="00000000" w:rsidRPr="00000000">
              <w:rPr>
                <w:b w:val="1"/>
                <w:bCs w:val="1"/>
                <w:rtl w:val="0"/>
              </w:rPr>
              <w:t xml:space="preserve">Predefined Agent Libraries</w:t>
            </w:r>
            <w:r w:rsidDel="00000000" w:rsidR="00000000" w:rsidRPr="00000000">
              <w:rPr>
                <w:rtl w:val="0"/>
              </w:rPr>
            </w:r>
          </w:p>
        </w:tc>
        <w:tc>
          <w:tcPr/>
          <w:p w:rsidR="00000000" w:rsidDel="00000000" w:rsidP="00000000" w:rsidRDefault="00000000" w:rsidRPr="00000000" w14:paraId="0000045C">
            <w:pPr>
              <w:rPr/>
            </w:pPr>
            <w:r w:rsidDel="00000000" w:rsidR="00000000" w:rsidRPr="00000000">
              <w:rPr>
                <w:rtl w:val="0"/>
              </w:rPr>
              <w:t xml:space="preserve">Ready-to-use agents for common tasks (Planner, Retriever, Executor).</w:t>
            </w:r>
          </w:p>
        </w:tc>
      </w:tr>
      <w:tr>
        <w:trPr>
          <w:cantSplit w:val="0"/>
          <w:trHeight w:val="770" w:hRule="atLeast"/>
          <w:tblHeader w:val="0"/>
        </w:trPr>
        <w:tc>
          <w:tcPr/>
          <w:p w:rsidR="00000000" w:rsidDel="00000000" w:rsidP="00000000" w:rsidRDefault="00000000" w:rsidRPr="00000000" w14:paraId="0000045D">
            <w:pPr>
              <w:rPr/>
            </w:pPr>
            <w:r w:rsidDel="00000000" w:rsidR="00000000" w:rsidRPr="00000000">
              <w:rPr>
                <w:b w:val="1"/>
                <w:bCs w:val="1"/>
                <w:rtl w:val="0"/>
              </w:rPr>
              <w:t xml:space="preserve">Custom Plugins / Extensibility</w:t>
            </w:r>
            <w:r w:rsidDel="00000000" w:rsidR="00000000" w:rsidRPr="00000000">
              <w:rPr>
                <w:rtl w:val="0"/>
              </w:rPr>
            </w:r>
          </w:p>
        </w:tc>
        <w:tc>
          <w:tcPr/>
          <w:p w:rsidR="00000000" w:rsidDel="00000000" w:rsidP="00000000" w:rsidRDefault="00000000" w:rsidRPr="00000000" w14:paraId="0000045E">
            <w:pPr>
              <w:rPr/>
            </w:pPr>
            <w:r w:rsidDel="00000000" w:rsidR="00000000" w:rsidRPr="00000000">
              <w:rPr>
                <w:rtl w:val="0"/>
              </w:rPr>
              <w:t xml:space="preserve">Extend platform with new capabilities, connectors, or specialized agents.</w:t>
            </w:r>
          </w:p>
        </w:tc>
      </w:tr>
      <w:tr>
        <w:trPr>
          <w:cantSplit w:val="0"/>
          <w:trHeight w:val="770" w:hRule="atLeast"/>
          <w:tblHeader w:val="0"/>
        </w:trPr>
        <w:tc>
          <w:tcPr/>
          <w:p w:rsidR="00000000" w:rsidDel="00000000" w:rsidP="00000000" w:rsidRDefault="00000000" w:rsidRPr="00000000" w14:paraId="0000045F">
            <w:pPr>
              <w:rPr/>
            </w:pPr>
            <w:r w:rsidDel="00000000" w:rsidR="00000000" w:rsidRPr="00000000">
              <w:rPr>
                <w:b w:val="1"/>
                <w:bCs w:val="1"/>
                <w:rtl w:val="0"/>
              </w:rPr>
              <w:t xml:space="preserve">Notifications &amp; Alerts</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tl w:val="0"/>
              </w:rPr>
              <w:t xml:space="preserve">Alerts for workflow failures, critical errors, or threshold breaches.</w:t>
            </w:r>
          </w:p>
        </w:tc>
      </w:tr>
      <w:tr>
        <w:trPr>
          <w:cantSplit w:val="0"/>
          <w:trHeight w:val="770" w:hRule="atLeast"/>
          <w:tblHeader w:val="0"/>
        </w:trPr>
        <w:tc>
          <w:tcPr/>
          <w:p w:rsidR="00000000" w:rsidDel="00000000" w:rsidP="00000000" w:rsidRDefault="00000000" w:rsidRPr="00000000" w14:paraId="00000461">
            <w:pPr>
              <w:rPr/>
            </w:pPr>
            <w:r w:rsidDel="00000000" w:rsidR="00000000" w:rsidRPr="00000000">
              <w:rPr>
                <w:b w:val="1"/>
                <w:bCs w:val="1"/>
                <w:rtl w:val="0"/>
              </w:rPr>
              <w:t xml:space="preserve">Long-Term Memory Analytics</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tl w:val="0"/>
              </w:rPr>
              <w:t xml:space="preserve">Search, retrieve, and analyze memory content (vector DB insights).</w:t>
            </w:r>
          </w:p>
        </w:tc>
      </w:tr>
    </w:tbl>
    <w:p w:rsidR="00000000" w:rsidDel="00000000" w:rsidP="00000000" w:rsidRDefault="00000000" w:rsidRPr="00000000" w14:paraId="00000463">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These are the components that can be plugged to an agentic ai platform. Few of the components may be provided by few platforms by default and few needs to be plugged in</w:t>
      </w:r>
    </w:p>
    <w:p w:rsidR="00000000" w:rsidDel="00000000" w:rsidP="00000000" w:rsidRDefault="00000000" w:rsidRPr="00000000" w14:paraId="00000465">
      <w:pPr>
        <w:rPr/>
      </w:pPr>
      <w:r w:rsidDel="00000000" w:rsidR="00000000" w:rsidRPr="00000000">
        <w:rPr>
          <w:rtl w:val="0"/>
        </w:rPr>
      </w:r>
    </w:p>
    <w:tbl>
      <w:tblPr>
        <w:tblStyle w:val="Table1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230"/>
        <w:gridCol w:w="2145"/>
        <w:gridCol w:w="3660"/>
        <w:gridCol w:w="1740"/>
        <w:tblGridChange w:id="0">
          <w:tblGrid>
            <w:gridCol w:w="915"/>
            <w:gridCol w:w="1230"/>
            <w:gridCol w:w="2145"/>
            <w:gridCol w:w="3660"/>
            <w:gridCol w:w="17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jc w:val="center"/>
              <w:rPr>
                <w:sz w:val="20"/>
                <w:szCs w:val="20"/>
              </w:rPr>
            </w:pPr>
            <w:r w:rsidDel="00000000" w:rsidR="00000000" w:rsidRPr="00000000">
              <w:rPr>
                <w:b w:val="1"/>
                <w:bCs w:val="1"/>
                <w:sz w:val="20"/>
                <w:szCs w:val="20"/>
                <w:rtl w:val="0"/>
              </w:rPr>
              <w:t xml:space="preserve">Stage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jc w:val="center"/>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jc w:val="center"/>
              <w:rPr>
                <w:sz w:val="20"/>
                <w:szCs w:val="20"/>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jc w:val="center"/>
              <w:rPr>
                <w:sz w:val="20"/>
                <w:szCs w:val="20"/>
              </w:rPr>
            </w:pPr>
            <w:r w:rsidDel="00000000" w:rsidR="00000000" w:rsidRPr="00000000">
              <w:rPr>
                <w:b w:val="1"/>
                <w:bCs w:val="1"/>
                <w:sz w:val="20"/>
                <w:szCs w:val="20"/>
                <w:rtl w:val="0"/>
              </w:rPr>
              <w:t xml:space="preserve">Description (Use Case)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jc w:val="center"/>
              <w:rPr>
                <w:sz w:val="20"/>
                <w:szCs w:val="20"/>
              </w:rPr>
            </w:pPr>
            <w:r w:rsidDel="00000000" w:rsidR="00000000" w:rsidRPr="00000000">
              <w:rPr>
                <w:b w:val="1"/>
                <w:bCs w:val="1"/>
                <w:sz w:val="20"/>
                <w:szCs w:val="20"/>
                <w:rtl w:val="0"/>
              </w:rPr>
              <w:t xml:space="preserve">OSS Options </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Runtime (Execution Layer)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AI Gateway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Unified API for routing, fallback, cost optimization, policy enforcement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Example: Gateway decides: “if request is &lt;200 tokens → route to Mistral, else → GPT-4. If OpenAI is down → retry with Anthropic.” Adds reliability, cost control, compliance.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LiteLLM, TensorZero Gateway, OpenRouter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Agentic Mesh / Orchestration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Multi-agent workflows, task routing, collaboration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Example: One agent searches papers, another summarizes, a third answers the user. Mesh coordinates them seamlessly.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Solace, MinimalFuture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Guardrails / Safety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PII filtering, jailbreak defense, schema enforcement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Block prompt injections or strip PII before sending requests to models. Keeps agents safe &amp; compliant.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Guardrails AI, NeMo Guardrails, LlamaGuard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Web/Browsing Automation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Agents can search, click, extract web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Let the agent browse finance sites to fetch latest stock data as structured input.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Playwright, Browser Use, Browserless (OSS)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Document Comprehension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TBD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Runtime (Decision Layer)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Uncertainty Quantification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Detect low-confidence outputs; trigger fallback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Example: If model confidence &lt;70% on contract analysis → don’t answer, escalate instead.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UQLM, DSPy, ensemble heuristics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Human-in-the-Loop (HITL)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Insert humans for feedback, approvals, or fallback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Example: If uncertain, the agent routes the task to a human reviewer (lawyer, doctor, support agent). HITL ensures oversight &amp;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Argilla, Label Studio, TruLens (feedback), Prefect/Temporal (routing)</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Runtime (UX Layer)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Frontend / Chat UI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End-user/operator 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Build a Slack-like chat UI where employees interact with Letta-powered assistants.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Open WebUI, Gradio, Next.js + OSS chat UIs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Monitoring &amp; Feedback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Tracing &amp; Observability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Track prompts, tool calls, costs, debugging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Inspect why an agent failed: check prompt/response, latencies, tool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Langfuse, Arize Phoenix, OTEL + Grafana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Evaluation (Continuous)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Measure quality, correctness, safety over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Replay past conversations daily to check if the latest agent version still answers them correctly.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Ragas, DeepEval, TruLens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Explainability / Transparency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Attribute outputs, explain reasoning/retrieval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If an agent cites a wrong source, trace which memory or doc led to it. Improves trust in enterprise.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TruLens, Giskard, Phoenix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Monitoring &amp; Drift Detection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Watch quality/cost/data drift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Detect if responses get slower, more expensive, or less accurate over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sz w:val="20"/>
                <w:szCs w:val="20"/>
                <w:rtl w:val="0"/>
              </w:rPr>
              <w:t xml:space="preserve">Evidently AI, Phoenix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Caching &amp; Cost Controls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Reuse responses, enforce budgets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sz w:val="20"/>
                <w:szCs w:val="20"/>
              </w:rPr>
            </w:pPr>
            <w:r w:rsidDel="00000000" w:rsidR="00000000" w:rsidRPr="00000000">
              <w:rPr>
                <w:sz w:val="20"/>
                <w:szCs w:val="20"/>
                <w:rtl w:val="0"/>
              </w:rPr>
              <w:t xml:space="preserve">If a user asks the same question twice, serve cached output instead of paying for two LLM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Redis + LiteLLM cache, vLLM caching</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Deployment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Hosting &amp; Portability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Package &amp; deploy agents reproducibly; run at scale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Wrap a Letta agent + memory backend in Docker and redeploy consistently across environments.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rPr>
                <w:sz w:val="20"/>
                <w:szCs w:val="20"/>
              </w:rPr>
            </w:pPr>
            <w:r w:rsidDel="00000000" w:rsidR="00000000" w:rsidRPr="00000000">
              <w:rPr>
                <w:sz w:val="20"/>
                <w:szCs w:val="20"/>
                <w:rtl w:val="0"/>
              </w:rPr>
              <w:t xml:space="preserve">Docker, Podman, Kubernetes + Helm, Temporal, Prefect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sz w:val="20"/>
                <w:szCs w:val="20"/>
              </w:rPr>
            </w:pPr>
            <w:r w:rsidDel="00000000" w:rsidR="00000000" w:rsidRPr="00000000">
              <w:rPr>
                <w:sz w:val="20"/>
                <w:szCs w:val="20"/>
                <w:rtl w:val="0"/>
              </w:rPr>
              <w:t xml:space="preserve">Secrets &amp; Auth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Manage API keys, RBAC for agent ops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sz w:val="20"/>
                <w:szCs w:val="20"/>
              </w:rPr>
            </w:pPr>
            <w:r w:rsidDel="00000000" w:rsidR="00000000" w:rsidRPr="00000000">
              <w:rPr>
                <w:sz w:val="20"/>
                <w:szCs w:val="20"/>
                <w:rtl w:val="0"/>
              </w:rPr>
              <w:t xml:space="preserve">Store API keys securely instead of hardcoding. Control which users can trigger specific actions.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HashiCorp Vault, Keycloak</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Testing &amp; Validation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Unit &amp; integration testing for agents/tools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Write tests like “Agent should call ‘weather tool’ when asked about today’s weather.” Integration tests replay real conversations in CI/CD.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pytest, hypothesis, DeepEval, Ragas, TruLens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Synthetic Data 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Create privacy-safe structured test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Generate fake customer support tickets to test your agent without exposing real customer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SDV</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MCP Development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rPr>
                <w:sz w:val="20"/>
                <w:szCs w:val="20"/>
              </w:rPr>
            </w:pPr>
            <w:r w:rsidDel="00000000" w:rsidR="00000000" w:rsidRPr="00000000">
              <w:rPr>
                <w:sz w:val="20"/>
                <w:szCs w:val="20"/>
                <w:rtl w:val="0"/>
              </w:rPr>
              <w:t xml:space="preserve">Debug &amp; orchestrate MCP servers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Inspect if your “calendar MCP tool” works correctly by debugging live tool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MCP Inspector, mcp-use</w:t>
            </w:r>
          </w:p>
        </w:tc>
      </w:tr>
    </w:tbl>
    <w:p w:rsidR="00000000" w:rsidDel="00000000" w:rsidP="00000000" w:rsidRDefault="00000000" w:rsidRPr="00000000" w14:paraId="000004C5">
      <w:pPr>
        <w:rPr/>
      </w:pPr>
      <w:r w:rsidDel="00000000" w:rsidR="00000000" w:rsidRPr="00000000">
        <w:rPr>
          <w:rtl w:val="0"/>
        </w:rPr>
      </w:r>
    </w:p>
    <w:sectPr>
      <w:headerReference r:id="rId3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thropic.com/news/model-context-protocol?utm_source=chatgpt.com" TargetMode="External"/><Relationship Id="rId22" Type="http://schemas.openxmlformats.org/officeDocument/2006/relationships/hyperlink" Target="https://www.techradar.com/pro/the-4-most-critical-aspects-of-model-context-protocol-mcp-for-developers-building-ai-native-architectures?utm_source=chatgpt.com" TargetMode="External"/><Relationship Id="rId21" Type="http://schemas.openxmlformats.org/officeDocument/2006/relationships/hyperlink" Target="https://auth0.com/blog/mcp-vs-a2a/?utm_source=chatgpt.com" TargetMode="External"/><Relationship Id="rId24" Type="http://schemas.openxmlformats.org/officeDocument/2006/relationships/hyperlink" Target="https://developers.googleblog.com/en/a2a-a-new-era-of-agent-interoperability/?utm_source=chatgpt.com" TargetMode="External"/><Relationship Id="rId23" Type="http://schemas.openxmlformats.org/officeDocument/2006/relationships/hyperlink" Target="https://www.anthropic.com/news/model-context-protoco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yperlink" Target="https://developers.googleblog.com/en/a2a-a-new-era-of-agent-interoperability/?utm_source=chatgpt.com" TargetMode="External"/><Relationship Id="rId25" Type="http://schemas.openxmlformats.org/officeDocument/2006/relationships/hyperlink" Target="https://www.anthropic.com/news/model-context-protocol?utm_source=chatgpt.com" TargetMode="External"/><Relationship Id="rId28" Type="http://schemas.openxmlformats.org/officeDocument/2006/relationships/header" Target="header12.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eader" Target="header15.xml"/><Relationship Id="rId30" Type="http://schemas.openxmlformats.org/officeDocument/2006/relationships/header" Target="header14.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yperlink" Target="https://www.anthropic.com/news/model-context-protocol?utm_source=chatgpt.com" TargetMode="External"/><Relationship Id="rId12" Type="http://schemas.openxmlformats.org/officeDocument/2006/relationships/header" Target="header7.xml"/><Relationship Id="rId15" Type="http://schemas.openxmlformats.org/officeDocument/2006/relationships/hyperlink" Target="https://www.moveworks.com/us/en/resources/blog/model-context-protocol-mcp-explained?utm_source=chatgpt.com" TargetMode="External"/><Relationship Id="rId14" Type="http://schemas.openxmlformats.org/officeDocument/2006/relationships/hyperlink" Target="https://www.moveworks.com/us/en/resources/blog/model-context-protocol-mcp-explained?utm_source=chatgpt.com" TargetMode="External"/><Relationship Id="rId17" Type="http://schemas.openxmlformats.org/officeDocument/2006/relationships/header" Target="header9.xml"/><Relationship Id="rId16" Type="http://schemas.openxmlformats.org/officeDocument/2006/relationships/header" Target="header8.xml"/><Relationship Id="rId19" Type="http://schemas.openxmlformats.org/officeDocument/2006/relationships/header" Target="header10.xml"/><Relationship Id="rId18" Type="http://schemas.openxmlformats.org/officeDocument/2006/relationships/hyperlink" Target="https://developers.googleblog.com/en/a2a-a-new-era-of-agent-interoperabilit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